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DC78F" w14:textId="6577C4C4" w:rsidR="00156A68" w:rsidRDefault="00267C73" w:rsidP="00267C73">
      <w:pPr>
        <w:jc w:val="center"/>
      </w:pPr>
      <w:r>
        <w:rPr>
          <w:noProof/>
        </w:rPr>
        <w:drawing>
          <wp:inline distT="0" distB="0" distL="0" distR="0" wp14:anchorId="1CC596F1" wp14:editId="633C613B">
            <wp:extent cx="2152650" cy="1896331"/>
            <wp:effectExtent l="0" t="0" r="0" b="0"/>
            <wp:docPr id="192587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72744" name="Picture 1"/>
                    <pic:cNvPicPr>
                      <a:picLocks noChangeAspect="1"/>
                    </pic:cNvPicPr>
                  </pic:nvPicPr>
                  <pic:blipFill>
                    <a:blip r:embed="rId5">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0" y="0"/>
                      <a:ext cx="2160082" cy="1902878"/>
                    </a:xfrm>
                    <a:prstGeom prst="rect">
                      <a:avLst/>
                    </a:prstGeom>
                  </pic:spPr>
                </pic:pic>
              </a:graphicData>
            </a:graphic>
          </wp:inline>
        </w:drawing>
      </w:r>
    </w:p>
    <w:p w14:paraId="04C2AE0E" w14:textId="77777777" w:rsidR="00267C73" w:rsidRPr="00D925B2" w:rsidRDefault="00267C73" w:rsidP="00267C73">
      <w:pPr>
        <w:jc w:val="center"/>
        <w:rPr>
          <w:rFonts w:ascii="Times New Roman" w:hAnsi="Times New Roman" w:cs="Times New Roman"/>
          <w:b/>
          <w:bCs/>
          <w:sz w:val="40"/>
          <w:szCs w:val="40"/>
        </w:rPr>
      </w:pPr>
      <w:r w:rsidRPr="00D925B2">
        <w:rPr>
          <w:rFonts w:ascii="Times New Roman" w:hAnsi="Times New Roman" w:cs="Times New Roman"/>
          <w:b/>
          <w:bCs/>
          <w:sz w:val="40"/>
          <w:szCs w:val="40"/>
        </w:rPr>
        <w:t>CMN/CMP 224 Software Engineering</w:t>
      </w:r>
    </w:p>
    <w:p w14:paraId="10688091" w14:textId="5627882E" w:rsidR="00267C73" w:rsidRPr="00267C73" w:rsidRDefault="00267C73" w:rsidP="00267C73">
      <w:pPr>
        <w:jc w:val="center"/>
        <w:rPr>
          <w:b/>
          <w:bCs/>
          <w:sz w:val="36"/>
          <w:szCs w:val="36"/>
        </w:rPr>
      </w:pPr>
      <w:r w:rsidRPr="00267C73">
        <w:rPr>
          <w:b/>
          <w:bCs/>
          <w:sz w:val="36"/>
          <w:szCs w:val="36"/>
        </w:rPr>
        <w:t>Task 4 Design and Modelling</w:t>
      </w:r>
    </w:p>
    <w:p w14:paraId="2F327B85" w14:textId="3C4EF95B" w:rsidR="00267C73" w:rsidRDefault="00267C73" w:rsidP="00267C73">
      <w:pPr>
        <w:jc w:val="center"/>
        <w:rPr>
          <w:b/>
          <w:bCs/>
          <w:sz w:val="36"/>
          <w:szCs w:val="36"/>
        </w:rPr>
      </w:pPr>
      <w:r w:rsidRPr="00267C73">
        <w:rPr>
          <w:b/>
          <w:bCs/>
          <w:sz w:val="36"/>
          <w:szCs w:val="36"/>
        </w:rPr>
        <w:t>Kina Ridge Primary School</w:t>
      </w:r>
    </w:p>
    <w:p w14:paraId="4B67D132" w14:textId="2B3F5097" w:rsidR="00AC1ECD" w:rsidRDefault="00AC1ECD" w:rsidP="00267C73">
      <w:pPr>
        <w:jc w:val="center"/>
        <w:rPr>
          <w:b/>
          <w:bCs/>
          <w:sz w:val="36"/>
          <w:szCs w:val="36"/>
        </w:rPr>
      </w:pPr>
      <w:r>
        <w:rPr>
          <w:b/>
          <w:bCs/>
          <w:sz w:val="36"/>
          <w:szCs w:val="36"/>
        </w:rPr>
        <w:t xml:space="preserve">Name: </w:t>
      </w:r>
      <w:r w:rsidR="00E6426A" w:rsidRPr="00E6426A">
        <w:rPr>
          <w:b/>
          <w:bCs/>
          <w:sz w:val="36"/>
          <w:szCs w:val="36"/>
        </w:rPr>
        <w:t>Nicky Saroa</w:t>
      </w:r>
    </w:p>
    <w:p w14:paraId="1BA23AB9" w14:textId="40EA3069" w:rsidR="00E6426A" w:rsidRPr="00267C73" w:rsidRDefault="00E6426A" w:rsidP="00267C73">
      <w:pPr>
        <w:jc w:val="center"/>
        <w:rPr>
          <w:b/>
          <w:bCs/>
          <w:sz w:val="36"/>
          <w:szCs w:val="36"/>
        </w:rPr>
      </w:pPr>
      <w:r>
        <w:rPr>
          <w:b/>
          <w:bCs/>
          <w:sz w:val="36"/>
          <w:szCs w:val="36"/>
        </w:rPr>
        <w:t>Lecturer</w:t>
      </w:r>
      <w:r w:rsidR="00495F39">
        <w:rPr>
          <w:b/>
          <w:bCs/>
          <w:sz w:val="36"/>
          <w:szCs w:val="36"/>
        </w:rPr>
        <w:t xml:space="preserve">: Mr. </w:t>
      </w:r>
      <w:proofErr w:type="spellStart"/>
      <w:r w:rsidR="00495F39">
        <w:rPr>
          <w:b/>
          <w:bCs/>
          <w:sz w:val="36"/>
          <w:szCs w:val="36"/>
        </w:rPr>
        <w:t>Hombiku</w:t>
      </w:r>
      <w:proofErr w:type="spellEnd"/>
    </w:p>
    <w:p w14:paraId="7AB3C094" w14:textId="77777777" w:rsidR="00267C73" w:rsidRDefault="00267C73" w:rsidP="00267C73">
      <w:pPr>
        <w:jc w:val="center"/>
      </w:pPr>
    </w:p>
    <w:p w14:paraId="7C666ACE" w14:textId="55660918" w:rsidR="00267C73" w:rsidRDefault="00267C73" w:rsidP="00267C73"/>
    <w:p w14:paraId="5A22C135" w14:textId="77777777" w:rsidR="00267C73" w:rsidRDefault="00267C73" w:rsidP="00267C73"/>
    <w:p w14:paraId="2EB3F9B4" w14:textId="77777777" w:rsidR="00267C73" w:rsidRDefault="00267C73" w:rsidP="00267C73"/>
    <w:p w14:paraId="2EB5E2A3" w14:textId="77777777" w:rsidR="00267C73" w:rsidRDefault="00267C73" w:rsidP="00267C73"/>
    <w:p w14:paraId="138CBF19" w14:textId="77777777" w:rsidR="00267C73" w:rsidRDefault="00267C73" w:rsidP="00267C73"/>
    <w:p w14:paraId="23590E76" w14:textId="77777777" w:rsidR="00267C73" w:rsidRDefault="00267C73" w:rsidP="00267C73"/>
    <w:p w14:paraId="6CB799B2" w14:textId="77777777" w:rsidR="00267C73" w:rsidRDefault="00267C73" w:rsidP="00267C73"/>
    <w:p w14:paraId="6819B766" w14:textId="77777777" w:rsidR="00267C73" w:rsidRDefault="00267C73" w:rsidP="00267C73"/>
    <w:p w14:paraId="68428C5D" w14:textId="77777777" w:rsidR="00267C73" w:rsidRDefault="00267C73" w:rsidP="00267C73"/>
    <w:p w14:paraId="60B90CA1" w14:textId="77777777" w:rsidR="00267C73" w:rsidRDefault="00267C73" w:rsidP="00267C73"/>
    <w:p w14:paraId="7B03A111" w14:textId="77777777" w:rsidR="00267C73" w:rsidRDefault="00267C73" w:rsidP="00267C73"/>
    <w:p w14:paraId="22287570" w14:textId="77777777" w:rsidR="00267C73" w:rsidRDefault="00267C73" w:rsidP="00267C73"/>
    <w:p w14:paraId="51FC92EB" w14:textId="77777777" w:rsidR="00267C73" w:rsidRDefault="00267C73" w:rsidP="00267C73"/>
    <w:p w14:paraId="10A3823D" w14:textId="77777777" w:rsidR="00FC1531" w:rsidRDefault="00FC1531" w:rsidP="00267C73"/>
    <w:p w14:paraId="5F865A0F" w14:textId="6D4BD126" w:rsidR="00267C73" w:rsidRPr="00A15574" w:rsidRDefault="00267C73" w:rsidP="00267C73">
      <w:pPr>
        <w:rPr>
          <w:b/>
          <w:bCs/>
        </w:rPr>
      </w:pPr>
      <w:r w:rsidRPr="00A15574">
        <w:rPr>
          <w:b/>
          <w:bCs/>
        </w:rPr>
        <w:lastRenderedPageBreak/>
        <w:t>Introduction</w:t>
      </w:r>
    </w:p>
    <w:p w14:paraId="2FB64C77" w14:textId="6E0BA12A" w:rsidR="00267C73" w:rsidRDefault="00267C73" w:rsidP="00267C73">
      <w:r>
        <w:t>The Kina Ridge Fee-Tracking System is a desktop-based application developed to assist school administration staff in managing student fee records, recording payments, generating receipts, and producing management report. The system is design to operate in an environment with unreliable network connectivity and power continues outrage.</w:t>
      </w:r>
    </w:p>
    <w:p w14:paraId="696C722F" w14:textId="0B2B05B7" w:rsidR="00267C73" w:rsidRDefault="00267C73" w:rsidP="00267C73">
      <w:r>
        <w:t>The reports present the designing and modelling of the system. The design model translates the requirement identified during system analysis into set of UML diagrams and architecture models that guide the implementation. The documentation includes:</w:t>
      </w:r>
    </w:p>
    <w:p w14:paraId="32211E4B" w14:textId="34701292" w:rsidR="00267C73" w:rsidRDefault="00267C73" w:rsidP="00267C73">
      <w:pPr>
        <w:pStyle w:val="ListParagraph"/>
        <w:numPr>
          <w:ilvl w:val="0"/>
          <w:numId w:val="1"/>
        </w:numPr>
      </w:pPr>
      <w:r>
        <w:t>Use Case Diagram</w:t>
      </w:r>
    </w:p>
    <w:p w14:paraId="2E90797C" w14:textId="17ABA346" w:rsidR="00A15574" w:rsidRDefault="00A15574" w:rsidP="00267C73">
      <w:pPr>
        <w:pStyle w:val="ListParagraph"/>
        <w:numPr>
          <w:ilvl w:val="0"/>
          <w:numId w:val="1"/>
        </w:numPr>
      </w:pPr>
      <w:r>
        <w:t>Class Diagram</w:t>
      </w:r>
    </w:p>
    <w:p w14:paraId="4D602641" w14:textId="0C475F2F" w:rsidR="00A15574" w:rsidRDefault="00A15574" w:rsidP="00267C73">
      <w:pPr>
        <w:pStyle w:val="ListParagraph"/>
        <w:numPr>
          <w:ilvl w:val="0"/>
          <w:numId w:val="1"/>
        </w:numPr>
      </w:pPr>
      <w:r>
        <w:t>Activity Diagram</w:t>
      </w:r>
    </w:p>
    <w:p w14:paraId="190FC8F8" w14:textId="406E3B56" w:rsidR="00A15574" w:rsidRDefault="00A15574" w:rsidP="00267C73">
      <w:pPr>
        <w:pStyle w:val="ListParagraph"/>
        <w:numPr>
          <w:ilvl w:val="0"/>
          <w:numId w:val="1"/>
        </w:numPr>
      </w:pPr>
      <w:r>
        <w:t>State Diagram</w:t>
      </w:r>
    </w:p>
    <w:p w14:paraId="41F4DA6A" w14:textId="554DD245" w:rsidR="00A15574" w:rsidRDefault="00A15574" w:rsidP="00267C73">
      <w:pPr>
        <w:pStyle w:val="ListParagraph"/>
        <w:numPr>
          <w:ilvl w:val="0"/>
          <w:numId w:val="1"/>
        </w:numPr>
      </w:pPr>
      <w:r>
        <w:t>Package Diagram</w:t>
      </w:r>
    </w:p>
    <w:p w14:paraId="03F07924" w14:textId="2E6766C8" w:rsidR="00A15574" w:rsidRDefault="00A15574" w:rsidP="00267C73">
      <w:pPr>
        <w:pStyle w:val="ListParagraph"/>
        <w:numPr>
          <w:ilvl w:val="0"/>
          <w:numId w:val="1"/>
        </w:numPr>
      </w:pPr>
      <w:r>
        <w:t>Deployment Diagram</w:t>
      </w:r>
    </w:p>
    <w:p w14:paraId="33D8BF80" w14:textId="4339D422" w:rsidR="00A15574" w:rsidRDefault="00A15574" w:rsidP="00267C73">
      <w:pPr>
        <w:pStyle w:val="ListParagraph"/>
        <w:numPr>
          <w:ilvl w:val="0"/>
          <w:numId w:val="1"/>
        </w:numPr>
      </w:pPr>
      <w:r>
        <w:t>Design Pattern</w:t>
      </w:r>
    </w:p>
    <w:p w14:paraId="42423286" w14:textId="4C084BC8" w:rsidR="00A15574" w:rsidRDefault="00A15574" w:rsidP="00267C73">
      <w:pPr>
        <w:pStyle w:val="ListParagraph"/>
        <w:numPr>
          <w:ilvl w:val="0"/>
          <w:numId w:val="1"/>
        </w:numPr>
      </w:pPr>
      <w:r>
        <w:t>Design Rationale</w:t>
      </w:r>
    </w:p>
    <w:p w14:paraId="1A1E196F" w14:textId="229DBA39" w:rsidR="00A15574" w:rsidRDefault="00A15574" w:rsidP="00A15574">
      <w:pPr>
        <w:rPr>
          <w:b/>
          <w:bCs/>
        </w:rPr>
      </w:pPr>
      <w:r w:rsidRPr="00A15574">
        <w:rPr>
          <w:b/>
          <w:bCs/>
        </w:rPr>
        <w:t>System Architecture (Package Diagram)</w:t>
      </w:r>
    </w:p>
    <w:p w14:paraId="6682C7A7" w14:textId="437369BE" w:rsidR="001B2076" w:rsidRPr="001B2076" w:rsidRDefault="001B2076" w:rsidP="00A15574">
      <w:pPr>
        <w:rPr>
          <w:b/>
          <w:bCs/>
          <w:lang w:val="en-PG"/>
        </w:rPr>
      </w:pPr>
      <w:r w:rsidRPr="001B2076">
        <w:rPr>
          <w:b/>
          <w:bCs/>
          <w:lang w:val="en-PG"/>
        </w:rPr>
        <w:drawing>
          <wp:inline distT="0" distB="0" distL="0" distR="0" wp14:anchorId="2E5FD183" wp14:editId="0E79BDEC">
            <wp:extent cx="4587240" cy="2016129"/>
            <wp:effectExtent l="0" t="0" r="3810" b="3175"/>
            <wp:docPr id="383066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14045" cy="2027910"/>
                    </a:xfrm>
                    <a:prstGeom prst="rect">
                      <a:avLst/>
                    </a:prstGeom>
                    <a:noFill/>
                    <a:ln>
                      <a:noFill/>
                    </a:ln>
                  </pic:spPr>
                </pic:pic>
              </a:graphicData>
            </a:graphic>
          </wp:inline>
        </w:drawing>
      </w:r>
    </w:p>
    <w:p w14:paraId="1F76BD33" w14:textId="77777777" w:rsidR="00A15574" w:rsidRDefault="00A15574" w:rsidP="00A15574">
      <w:r>
        <w:t>The Package diagram provides a clear level of view of the software architecture and shows how the system is organized into the logical layers.</w:t>
      </w:r>
    </w:p>
    <w:p w14:paraId="023089D5" w14:textId="6BB01DD6" w:rsidR="00A15574" w:rsidRDefault="00A15574" w:rsidP="00A15574">
      <w:r>
        <w:t xml:space="preserve">The system is done using the </w:t>
      </w:r>
      <w:r w:rsidRPr="00A15574">
        <w:rPr>
          <w:b/>
          <w:bCs/>
        </w:rPr>
        <w:t>layered architecture</w:t>
      </w:r>
      <w:r>
        <w:t xml:space="preserve"> which consist of four layers:</w:t>
      </w:r>
    </w:p>
    <w:p w14:paraId="5CFD5351" w14:textId="481A92E0" w:rsidR="00A15574" w:rsidRDefault="00A15574" w:rsidP="00A15574">
      <w:pPr>
        <w:pStyle w:val="ListParagraph"/>
        <w:numPr>
          <w:ilvl w:val="0"/>
          <w:numId w:val="2"/>
        </w:numPr>
      </w:pPr>
      <w:r>
        <w:t>User Interface</w:t>
      </w:r>
    </w:p>
    <w:p w14:paraId="0A4EF011" w14:textId="677780F8" w:rsidR="00A15574" w:rsidRDefault="00A15574" w:rsidP="00A15574">
      <w:pPr>
        <w:pStyle w:val="ListParagraph"/>
        <w:numPr>
          <w:ilvl w:val="0"/>
          <w:numId w:val="2"/>
        </w:numPr>
      </w:pPr>
      <w:r>
        <w:t>Application Logic Layer</w:t>
      </w:r>
    </w:p>
    <w:p w14:paraId="6193DD4D" w14:textId="26AD142E" w:rsidR="00A15574" w:rsidRDefault="003122DC" w:rsidP="00A15574">
      <w:pPr>
        <w:pStyle w:val="ListParagraph"/>
        <w:numPr>
          <w:ilvl w:val="0"/>
          <w:numId w:val="2"/>
        </w:numPr>
      </w:pPr>
      <w:r>
        <w:t>Data Access Layer</w:t>
      </w:r>
    </w:p>
    <w:p w14:paraId="6EAF6979" w14:textId="6A26D0E9" w:rsidR="003122DC" w:rsidRDefault="003122DC" w:rsidP="00A15574">
      <w:pPr>
        <w:pStyle w:val="ListParagraph"/>
        <w:numPr>
          <w:ilvl w:val="0"/>
          <w:numId w:val="2"/>
        </w:numPr>
      </w:pPr>
      <w:r>
        <w:t xml:space="preserve">Data Storage Layer </w:t>
      </w:r>
    </w:p>
    <w:p w14:paraId="43A35ED2" w14:textId="478AA7C3" w:rsidR="003122DC" w:rsidRPr="00E0217F" w:rsidRDefault="003122DC" w:rsidP="003122DC">
      <w:pPr>
        <w:rPr>
          <w:b/>
          <w:bCs/>
        </w:rPr>
      </w:pPr>
      <w:r w:rsidRPr="00E0217F">
        <w:rPr>
          <w:b/>
          <w:bCs/>
        </w:rPr>
        <w:t xml:space="preserve">User Interface </w:t>
      </w:r>
    </w:p>
    <w:p w14:paraId="598E817E" w14:textId="79CDA497" w:rsidR="003122DC" w:rsidRDefault="003122DC" w:rsidP="003122DC">
      <w:r>
        <w:t>The user interface layer contains the screen that users interact directly</w:t>
      </w:r>
      <w:r w:rsidR="00EB1BA8">
        <w:t>, it consists of:</w:t>
      </w:r>
    </w:p>
    <w:p w14:paraId="318FF521" w14:textId="379EDF70" w:rsidR="00EB1BA8" w:rsidRDefault="00EB1BA8" w:rsidP="00EB1BA8">
      <w:pPr>
        <w:pStyle w:val="ListParagraph"/>
        <w:numPr>
          <w:ilvl w:val="0"/>
          <w:numId w:val="3"/>
        </w:numPr>
      </w:pPr>
      <w:r>
        <w:lastRenderedPageBreak/>
        <w:t>Login Form</w:t>
      </w:r>
    </w:p>
    <w:p w14:paraId="32599D54" w14:textId="1EC8E9AE" w:rsidR="00EB1BA8" w:rsidRDefault="00EB1BA8" w:rsidP="00EB1BA8">
      <w:pPr>
        <w:pStyle w:val="ListParagraph"/>
        <w:numPr>
          <w:ilvl w:val="0"/>
          <w:numId w:val="3"/>
        </w:numPr>
      </w:pPr>
      <w:r>
        <w:t xml:space="preserve">Student </w:t>
      </w:r>
      <w:r w:rsidR="005B353F">
        <w:t>Record</w:t>
      </w:r>
      <w:r w:rsidR="00343E02">
        <w:t xml:space="preserve"> Form</w:t>
      </w:r>
    </w:p>
    <w:p w14:paraId="7B9B23B9" w14:textId="7FFCC086" w:rsidR="00343E02" w:rsidRDefault="00343E02" w:rsidP="00EB1BA8">
      <w:pPr>
        <w:pStyle w:val="ListParagraph"/>
        <w:numPr>
          <w:ilvl w:val="0"/>
          <w:numId w:val="3"/>
        </w:numPr>
      </w:pPr>
      <w:r>
        <w:t>Fee Payment Form</w:t>
      </w:r>
    </w:p>
    <w:p w14:paraId="378B8632" w14:textId="47691605" w:rsidR="00343E02" w:rsidRDefault="00343E02" w:rsidP="00EB1BA8">
      <w:pPr>
        <w:pStyle w:val="ListParagraph"/>
        <w:numPr>
          <w:ilvl w:val="0"/>
          <w:numId w:val="3"/>
        </w:numPr>
      </w:pPr>
      <w:r>
        <w:t>Payment Search Screen</w:t>
      </w:r>
    </w:p>
    <w:p w14:paraId="040B7F87" w14:textId="1CB976EE" w:rsidR="00343E02" w:rsidRDefault="00343E02" w:rsidP="00EB1BA8">
      <w:pPr>
        <w:pStyle w:val="ListParagraph"/>
        <w:numPr>
          <w:ilvl w:val="0"/>
          <w:numId w:val="3"/>
        </w:numPr>
      </w:pPr>
      <w:r>
        <w:t xml:space="preserve"> Repo</w:t>
      </w:r>
      <w:r w:rsidR="005B353F">
        <w:t>r</w:t>
      </w:r>
      <w:r>
        <w:t>t Dashboard</w:t>
      </w:r>
    </w:p>
    <w:p w14:paraId="1F1980F3" w14:textId="0E8EE4D1" w:rsidR="005B353F" w:rsidRPr="00E0217F" w:rsidRDefault="00A246F7" w:rsidP="005B353F">
      <w:pPr>
        <w:rPr>
          <w:b/>
          <w:bCs/>
        </w:rPr>
      </w:pPr>
      <w:r w:rsidRPr="00E0217F">
        <w:rPr>
          <w:b/>
          <w:bCs/>
        </w:rPr>
        <w:t>Application Logic Layer</w:t>
      </w:r>
    </w:p>
    <w:p w14:paraId="0BDE7046" w14:textId="075D677B" w:rsidR="00A246F7" w:rsidRDefault="00A704AC" w:rsidP="005B353F">
      <w:r>
        <w:t>The application contains the business processes and services responsible for enforcing</w:t>
      </w:r>
      <w:r w:rsidR="00A845C9">
        <w:t xml:space="preserve"> the business rules. Services included </w:t>
      </w:r>
    </w:p>
    <w:p w14:paraId="2A8D128B" w14:textId="443FB872" w:rsidR="00A845C9" w:rsidRDefault="00A845C9" w:rsidP="00A845C9">
      <w:pPr>
        <w:pStyle w:val="ListParagraph"/>
        <w:numPr>
          <w:ilvl w:val="0"/>
          <w:numId w:val="4"/>
        </w:numPr>
      </w:pPr>
      <w:r>
        <w:t>Auth Service</w:t>
      </w:r>
    </w:p>
    <w:p w14:paraId="5007E903" w14:textId="6522059B" w:rsidR="00A845C9" w:rsidRDefault="00A845C9" w:rsidP="00A845C9">
      <w:pPr>
        <w:pStyle w:val="ListParagraph"/>
        <w:numPr>
          <w:ilvl w:val="0"/>
          <w:numId w:val="4"/>
        </w:numPr>
      </w:pPr>
      <w:r>
        <w:t>Student Service</w:t>
      </w:r>
    </w:p>
    <w:p w14:paraId="1716003B" w14:textId="4196EF91" w:rsidR="00A845C9" w:rsidRDefault="00A845C9" w:rsidP="00A845C9">
      <w:pPr>
        <w:pStyle w:val="ListParagraph"/>
        <w:numPr>
          <w:ilvl w:val="0"/>
          <w:numId w:val="4"/>
        </w:numPr>
      </w:pPr>
      <w:r>
        <w:t>Fee Service</w:t>
      </w:r>
    </w:p>
    <w:p w14:paraId="57F340BE" w14:textId="23195CCE" w:rsidR="00A845C9" w:rsidRDefault="00A845C9" w:rsidP="00A845C9">
      <w:pPr>
        <w:pStyle w:val="ListParagraph"/>
        <w:numPr>
          <w:ilvl w:val="0"/>
          <w:numId w:val="4"/>
        </w:numPr>
      </w:pPr>
      <w:r>
        <w:t>Receipt Service</w:t>
      </w:r>
    </w:p>
    <w:p w14:paraId="5E3FEB4B" w14:textId="3AF932B4" w:rsidR="00A845C9" w:rsidRDefault="00A845C9" w:rsidP="00A845C9">
      <w:pPr>
        <w:pStyle w:val="ListParagraph"/>
        <w:numPr>
          <w:ilvl w:val="0"/>
          <w:numId w:val="4"/>
        </w:numPr>
      </w:pPr>
      <w:r>
        <w:t>Report Service</w:t>
      </w:r>
    </w:p>
    <w:p w14:paraId="77A26FE7" w14:textId="6F8C403D" w:rsidR="00A845C9" w:rsidRDefault="00A845C9" w:rsidP="00A845C9">
      <w:pPr>
        <w:pStyle w:val="ListParagraph"/>
        <w:numPr>
          <w:ilvl w:val="0"/>
          <w:numId w:val="4"/>
        </w:numPr>
      </w:pPr>
      <w:r>
        <w:t>Backup Service</w:t>
      </w:r>
    </w:p>
    <w:p w14:paraId="3D367929" w14:textId="692BE4F2" w:rsidR="006D6A3D" w:rsidRDefault="006D6A3D" w:rsidP="006D6A3D">
      <w:r>
        <w:t xml:space="preserve">This layer processes request </w:t>
      </w:r>
      <w:r w:rsidR="00E02F26">
        <w:t>received from the user interface and communicate with the data access layer.</w:t>
      </w:r>
    </w:p>
    <w:p w14:paraId="61A29689" w14:textId="2BE41255" w:rsidR="00E02F26" w:rsidRPr="005237AA" w:rsidRDefault="00A373FD" w:rsidP="006D6A3D">
      <w:pPr>
        <w:rPr>
          <w:b/>
          <w:bCs/>
        </w:rPr>
      </w:pPr>
      <w:r w:rsidRPr="005237AA">
        <w:rPr>
          <w:b/>
          <w:bCs/>
        </w:rPr>
        <w:t>Data Access Layer</w:t>
      </w:r>
    </w:p>
    <w:p w14:paraId="1BDA4CE0" w14:textId="5F4C4A28" w:rsidR="000332F0" w:rsidRDefault="000332F0" w:rsidP="006D6A3D">
      <w:r>
        <w:t xml:space="preserve">This layer contains the </w:t>
      </w:r>
      <w:r w:rsidR="005D16CC">
        <w:t>Repository</w:t>
      </w:r>
      <w:r>
        <w:t xml:space="preserve"> Layer,</w:t>
      </w:r>
      <w:r w:rsidR="005D16CC">
        <w:t xml:space="preserve"> which control the access to persistent data</w:t>
      </w:r>
      <w:r w:rsidR="00D93C4E">
        <w:t>, which includes the:</w:t>
      </w:r>
    </w:p>
    <w:p w14:paraId="1A2F4D4E" w14:textId="197DE526" w:rsidR="00D93C4E" w:rsidRDefault="00D93C4E" w:rsidP="00D93C4E">
      <w:pPr>
        <w:pStyle w:val="ListParagraph"/>
        <w:numPr>
          <w:ilvl w:val="0"/>
          <w:numId w:val="5"/>
        </w:numPr>
      </w:pPr>
      <w:r>
        <w:t>Retri</w:t>
      </w:r>
      <w:r w:rsidR="002915FF">
        <w:t>eving records</w:t>
      </w:r>
    </w:p>
    <w:p w14:paraId="00A4CC2E" w14:textId="19FBEFC0" w:rsidR="002915FF" w:rsidRDefault="002915FF" w:rsidP="00D93C4E">
      <w:pPr>
        <w:pStyle w:val="ListParagraph"/>
        <w:numPr>
          <w:ilvl w:val="0"/>
          <w:numId w:val="5"/>
        </w:numPr>
      </w:pPr>
      <w:r>
        <w:t>Saving records</w:t>
      </w:r>
    </w:p>
    <w:p w14:paraId="5A83260A" w14:textId="3B001BDA" w:rsidR="002915FF" w:rsidRDefault="002915FF" w:rsidP="00D93C4E">
      <w:pPr>
        <w:pStyle w:val="ListParagraph"/>
        <w:numPr>
          <w:ilvl w:val="0"/>
          <w:numId w:val="5"/>
        </w:numPr>
      </w:pPr>
      <w:r>
        <w:t>Updating records</w:t>
      </w:r>
    </w:p>
    <w:p w14:paraId="485F6EAF" w14:textId="5CAC1885" w:rsidR="002915FF" w:rsidRDefault="002915FF" w:rsidP="00D93C4E">
      <w:pPr>
        <w:pStyle w:val="ListParagraph"/>
        <w:numPr>
          <w:ilvl w:val="0"/>
          <w:numId w:val="5"/>
        </w:numPr>
      </w:pPr>
      <w:r>
        <w:t>Maintaining database consistency</w:t>
      </w:r>
    </w:p>
    <w:p w14:paraId="1E9BE5D5" w14:textId="7E69615D" w:rsidR="00E23FAA" w:rsidRPr="005237AA" w:rsidRDefault="00E23FAA" w:rsidP="00E23FAA">
      <w:pPr>
        <w:rPr>
          <w:b/>
          <w:bCs/>
        </w:rPr>
      </w:pPr>
      <w:r w:rsidRPr="005237AA">
        <w:rPr>
          <w:b/>
          <w:bCs/>
        </w:rPr>
        <w:t>Data Storage Layer</w:t>
      </w:r>
    </w:p>
    <w:p w14:paraId="5D0C9778" w14:textId="69309859" w:rsidR="00E23FAA" w:rsidRDefault="00E23FAA" w:rsidP="00E23FAA">
      <w:r>
        <w:t>This system use</w:t>
      </w:r>
      <w:r w:rsidR="00B130BF">
        <w:t>s a Local SQLite database to store the following:</w:t>
      </w:r>
    </w:p>
    <w:p w14:paraId="3C010D81" w14:textId="4F4FC566" w:rsidR="00B130BF" w:rsidRDefault="00997068" w:rsidP="00B130BF">
      <w:pPr>
        <w:pStyle w:val="ListParagraph"/>
        <w:numPr>
          <w:ilvl w:val="0"/>
          <w:numId w:val="6"/>
        </w:numPr>
      </w:pPr>
      <w:r>
        <w:t>Student Information</w:t>
      </w:r>
    </w:p>
    <w:p w14:paraId="4A0141C6" w14:textId="7FF28F33" w:rsidR="00997068" w:rsidRDefault="00997068" w:rsidP="00B130BF">
      <w:pPr>
        <w:pStyle w:val="ListParagraph"/>
        <w:numPr>
          <w:ilvl w:val="0"/>
          <w:numId w:val="6"/>
        </w:numPr>
      </w:pPr>
      <w:r>
        <w:t>Fee account records</w:t>
      </w:r>
    </w:p>
    <w:p w14:paraId="391D341A" w14:textId="289C72A4" w:rsidR="00997068" w:rsidRDefault="00997068" w:rsidP="00B130BF">
      <w:pPr>
        <w:pStyle w:val="ListParagraph"/>
        <w:numPr>
          <w:ilvl w:val="0"/>
          <w:numId w:val="6"/>
        </w:numPr>
      </w:pPr>
      <w:r>
        <w:t>Payment transaction</w:t>
      </w:r>
    </w:p>
    <w:p w14:paraId="743C9410" w14:textId="077C8DB5" w:rsidR="00997068" w:rsidRDefault="00997068" w:rsidP="00B130BF">
      <w:pPr>
        <w:pStyle w:val="ListParagraph"/>
        <w:numPr>
          <w:ilvl w:val="0"/>
          <w:numId w:val="6"/>
        </w:numPr>
      </w:pPr>
      <w:r>
        <w:t>Receipts</w:t>
      </w:r>
    </w:p>
    <w:p w14:paraId="6A6C9D79" w14:textId="3F5DD402" w:rsidR="00997068" w:rsidRDefault="00997068" w:rsidP="00B130BF">
      <w:pPr>
        <w:pStyle w:val="ListParagraph"/>
        <w:numPr>
          <w:ilvl w:val="0"/>
          <w:numId w:val="6"/>
        </w:numPr>
      </w:pPr>
      <w:r>
        <w:t>Reports</w:t>
      </w:r>
    </w:p>
    <w:p w14:paraId="2A342357" w14:textId="74B2C00B" w:rsidR="005237AA" w:rsidRDefault="00CD0700" w:rsidP="005237AA">
      <w:r>
        <w:t>The ch</w:t>
      </w:r>
      <w:r w:rsidR="00840E35">
        <w:t>oic</w:t>
      </w:r>
      <w:r>
        <w:t xml:space="preserve">e of </w:t>
      </w:r>
      <w:r w:rsidR="00616B04">
        <w:t>choosing</w:t>
      </w:r>
      <w:r>
        <w:t xml:space="preserve"> Layered </w:t>
      </w:r>
      <w:r w:rsidR="00E21E79">
        <w:t>Architecture is because it separates the presentation, processing and data concerns</w:t>
      </w:r>
      <w:r w:rsidR="007C2D5B">
        <w:t xml:space="preserve">. This helps improves the maintainability, </w:t>
      </w:r>
      <w:r w:rsidR="00616B04">
        <w:t>reliability and future scalability.</w:t>
      </w:r>
    </w:p>
    <w:p w14:paraId="7517D934" w14:textId="7144C2A9" w:rsidR="00840E35" w:rsidRDefault="00902657" w:rsidP="005237AA">
      <w:pPr>
        <w:rPr>
          <w:b/>
          <w:bCs/>
        </w:rPr>
      </w:pPr>
      <w:r w:rsidRPr="00902657">
        <w:rPr>
          <w:b/>
          <w:bCs/>
        </w:rPr>
        <w:t>Use Case Diagram</w:t>
      </w:r>
    </w:p>
    <w:p w14:paraId="199079C2" w14:textId="69979E43" w:rsidR="001F2579" w:rsidRPr="001F2579" w:rsidRDefault="001F2579" w:rsidP="005237AA">
      <w:pPr>
        <w:rPr>
          <w:b/>
          <w:bCs/>
          <w:lang w:val="en-PG"/>
        </w:rPr>
      </w:pPr>
      <w:r w:rsidRPr="001F2579">
        <w:rPr>
          <w:b/>
          <w:bCs/>
          <w:lang w:val="en-PG"/>
        </w:rPr>
        <w:lastRenderedPageBreak/>
        <w:drawing>
          <wp:inline distT="0" distB="0" distL="0" distR="0" wp14:anchorId="3A56989D" wp14:editId="15610132">
            <wp:extent cx="4442460" cy="2797578"/>
            <wp:effectExtent l="0" t="0" r="0" b="3175"/>
            <wp:docPr id="1648957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53020" cy="2804228"/>
                    </a:xfrm>
                    <a:prstGeom prst="rect">
                      <a:avLst/>
                    </a:prstGeom>
                    <a:noFill/>
                    <a:ln>
                      <a:noFill/>
                    </a:ln>
                  </pic:spPr>
                </pic:pic>
              </a:graphicData>
            </a:graphic>
          </wp:inline>
        </w:drawing>
      </w:r>
    </w:p>
    <w:p w14:paraId="16031614" w14:textId="11327FCB" w:rsidR="00902657" w:rsidRDefault="00794242" w:rsidP="005237AA">
      <w:r>
        <w:t>The use case diagram helps to identifies the users and the functions</w:t>
      </w:r>
      <w:r w:rsidR="000F2194">
        <w:t xml:space="preserve"> that are </w:t>
      </w:r>
      <w:r w:rsidR="00FB02B2">
        <w:t>available to each user.</w:t>
      </w:r>
      <w:r w:rsidR="00111D49">
        <w:t xml:space="preserve"> </w:t>
      </w:r>
      <w:r w:rsidR="001778E0">
        <w:t xml:space="preserve">Listed below </w:t>
      </w:r>
      <w:r w:rsidR="00D92B4A">
        <w:t>are</w:t>
      </w:r>
      <w:r w:rsidR="001778E0">
        <w:t xml:space="preserve"> the Actors</w:t>
      </w:r>
      <w:r w:rsidR="00D92B4A">
        <w:t xml:space="preserve"> and their function</w:t>
      </w:r>
      <w:r w:rsidR="001778E0">
        <w:t>:</w:t>
      </w:r>
    </w:p>
    <w:p w14:paraId="0CD0326B" w14:textId="35156E82" w:rsidR="00D65B8E" w:rsidRPr="002E44D6" w:rsidRDefault="00D65B8E" w:rsidP="00D65B8E">
      <w:pPr>
        <w:pStyle w:val="ListParagraph"/>
        <w:numPr>
          <w:ilvl w:val="0"/>
          <w:numId w:val="7"/>
        </w:numPr>
        <w:rPr>
          <w:b/>
          <w:bCs/>
        </w:rPr>
      </w:pPr>
      <w:r w:rsidRPr="002E44D6">
        <w:rPr>
          <w:b/>
          <w:bCs/>
        </w:rPr>
        <w:t>Head Teacher</w:t>
      </w:r>
    </w:p>
    <w:p w14:paraId="1742E27B" w14:textId="77777777" w:rsidR="00F732C6" w:rsidRDefault="00F732C6" w:rsidP="00F732C6">
      <w:pPr>
        <w:pStyle w:val="ListParagraph"/>
        <w:numPr>
          <w:ilvl w:val="1"/>
          <w:numId w:val="7"/>
        </w:numPr>
      </w:pPr>
      <w:r>
        <w:t>Log In</w:t>
      </w:r>
    </w:p>
    <w:p w14:paraId="7BF756C1" w14:textId="77777777" w:rsidR="00F732C6" w:rsidRDefault="00F732C6" w:rsidP="00F732C6">
      <w:pPr>
        <w:pStyle w:val="ListParagraph"/>
        <w:numPr>
          <w:ilvl w:val="1"/>
          <w:numId w:val="7"/>
        </w:numPr>
      </w:pPr>
      <w:r>
        <w:t>Produce Term Summary Report</w:t>
      </w:r>
    </w:p>
    <w:p w14:paraId="296ABCD9" w14:textId="44CEF2F1" w:rsidR="001328C6" w:rsidRDefault="00F732C6" w:rsidP="00F732C6">
      <w:pPr>
        <w:pStyle w:val="ListParagraph"/>
        <w:numPr>
          <w:ilvl w:val="1"/>
          <w:numId w:val="7"/>
        </w:numPr>
      </w:pPr>
      <w:r>
        <w:t>View Outstanding Balance Report</w:t>
      </w:r>
    </w:p>
    <w:p w14:paraId="55083640" w14:textId="78C11EDE" w:rsidR="00D65B8E" w:rsidRPr="002E44D6" w:rsidRDefault="00D65B8E" w:rsidP="00D65B8E">
      <w:pPr>
        <w:pStyle w:val="ListParagraph"/>
        <w:numPr>
          <w:ilvl w:val="0"/>
          <w:numId w:val="7"/>
        </w:numPr>
        <w:rPr>
          <w:b/>
          <w:bCs/>
        </w:rPr>
      </w:pPr>
      <w:r w:rsidRPr="002E44D6">
        <w:rPr>
          <w:b/>
          <w:bCs/>
        </w:rPr>
        <w:t>Bursar</w:t>
      </w:r>
    </w:p>
    <w:p w14:paraId="18806EFC" w14:textId="77777777" w:rsidR="001D18A7" w:rsidRDefault="001D18A7" w:rsidP="001D18A7">
      <w:pPr>
        <w:pStyle w:val="ListParagraph"/>
        <w:numPr>
          <w:ilvl w:val="1"/>
          <w:numId w:val="7"/>
        </w:numPr>
      </w:pPr>
      <w:r>
        <w:t>Log In</w:t>
      </w:r>
    </w:p>
    <w:p w14:paraId="122E7A37" w14:textId="77777777" w:rsidR="001D18A7" w:rsidRDefault="001D18A7" w:rsidP="001D18A7">
      <w:pPr>
        <w:pStyle w:val="ListParagraph"/>
        <w:numPr>
          <w:ilvl w:val="1"/>
          <w:numId w:val="7"/>
        </w:numPr>
      </w:pPr>
      <w:r>
        <w:t>Manage Student Records</w:t>
      </w:r>
    </w:p>
    <w:p w14:paraId="1C133A18" w14:textId="77777777" w:rsidR="001D18A7" w:rsidRDefault="001D18A7" w:rsidP="001D18A7">
      <w:pPr>
        <w:pStyle w:val="ListParagraph"/>
        <w:numPr>
          <w:ilvl w:val="1"/>
          <w:numId w:val="7"/>
        </w:numPr>
      </w:pPr>
      <w:r>
        <w:t>Record Fee Payment</w:t>
      </w:r>
    </w:p>
    <w:p w14:paraId="1BC16181" w14:textId="29AC42E3" w:rsidR="00F732C6" w:rsidRDefault="001D18A7" w:rsidP="001D18A7">
      <w:pPr>
        <w:pStyle w:val="ListParagraph"/>
        <w:numPr>
          <w:ilvl w:val="1"/>
          <w:numId w:val="7"/>
        </w:numPr>
      </w:pPr>
      <w:r>
        <w:t>Search Payment Records</w:t>
      </w:r>
    </w:p>
    <w:p w14:paraId="648CB10A" w14:textId="77777777" w:rsidR="0048124E" w:rsidRDefault="0048124E" w:rsidP="0048124E">
      <w:pPr>
        <w:pStyle w:val="ListParagraph"/>
        <w:numPr>
          <w:ilvl w:val="1"/>
          <w:numId w:val="7"/>
        </w:numPr>
      </w:pPr>
      <w:r>
        <w:t>Generate Receipts</w:t>
      </w:r>
    </w:p>
    <w:p w14:paraId="0470B4DD" w14:textId="77777777" w:rsidR="0048124E" w:rsidRDefault="0048124E" w:rsidP="0048124E">
      <w:pPr>
        <w:pStyle w:val="ListParagraph"/>
        <w:numPr>
          <w:ilvl w:val="1"/>
          <w:numId w:val="7"/>
        </w:numPr>
      </w:pPr>
      <w:r>
        <w:t>Print/Reprint Receipts</w:t>
      </w:r>
    </w:p>
    <w:p w14:paraId="7BE45B51" w14:textId="72D728CC" w:rsidR="0048124E" w:rsidRDefault="0048124E" w:rsidP="0048124E">
      <w:pPr>
        <w:pStyle w:val="ListParagraph"/>
        <w:numPr>
          <w:ilvl w:val="1"/>
          <w:numId w:val="7"/>
        </w:numPr>
      </w:pPr>
      <w:r>
        <w:t>Back Up Data</w:t>
      </w:r>
    </w:p>
    <w:p w14:paraId="1F89EB8C" w14:textId="7FBDA6EE" w:rsidR="00D65B8E" w:rsidRPr="002E44D6" w:rsidRDefault="00D65B8E" w:rsidP="00D65B8E">
      <w:pPr>
        <w:pStyle w:val="ListParagraph"/>
        <w:numPr>
          <w:ilvl w:val="0"/>
          <w:numId w:val="7"/>
        </w:numPr>
        <w:rPr>
          <w:b/>
          <w:bCs/>
        </w:rPr>
      </w:pPr>
      <w:r w:rsidRPr="002E44D6">
        <w:rPr>
          <w:b/>
          <w:bCs/>
        </w:rPr>
        <w:t xml:space="preserve">Office Assistance </w:t>
      </w:r>
    </w:p>
    <w:p w14:paraId="4441E1FF" w14:textId="77777777" w:rsidR="006F414A" w:rsidRDefault="006F414A" w:rsidP="006F414A">
      <w:pPr>
        <w:pStyle w:val="ListParagraph"/>
        <w:numPr>
          <w:ilvl w:val="1"/>
          <w:numId w:val="7"/>
        </w:numPr>
      </w:pPr>
      <w:r>
        <w:t>Log In</w:t>
      </w:r>
    </w:p>
    <w:p w14:paraId="2E87D126" w14:textId="77777777" w:rsidR="006F414A" w:rsidRDefault="006F414A" w:rsidP="006F414A">
      <w:pPr>
        <w:pStyle w:val="ListParagraph"/>
        <w:numPr>
          <w:ilvl w:val="1"/>
          <w:numId w:val="7"/>
        </w:numPr>
      </w:pPr>
      <w:r>
        <w:t>Record Fee Payment</w:t>
      </w:r>
    </w:p>
    <w:p w14:paraId="2B6F6CA8" w14:textId="77777777" w:rsidR="006F414A" w:rsidRDefault="006F414A" w:rsidP="006F414A">
      <w:pPr>
        <w:pStyle w:val="ListParagraph"/>
        <w:numPr>
          <w:ilvl w:val="1"/>
          <w:numId w:val="7"/>
        </w:numPr>
      </w:pPr>
      <w:r>
        <w:t>Search Payment Records</w:t>
      </w:r>
    </w:p>
    <w:p w14:paraId="0F0AC82E" w14:textId="05D07812" w:rsidR="001D18A7" w:rsidRDefault="006F414A" w:rsidP="006F414A">
      <w:pPr>
        <w:pStyle w:val="ListParagraph"/>
        <w:numPr>
          <w:ilvl w:val="1"/>
          <w:numId w:val="7"/>
        </w:numPr>
      </w:pPr>
      <w:r>
        <w:t>Print/Reprint Receipts</w:t>
      </w:r>
    </w:p>
    <w:p w14:paraId="6F8B5EF9" w14:textId="2971E08A" w:rsidR="00D65B8E" w:rsidRPr="002E44D6" w:rsidRDefault="007C5FAC" w:rsidP="00D65B8E">
      <w:pPr>
        <w:pStyle w:val="ListParagraph"/>
        <w:numPr>
          <w:ilvl w:val="0"/>
          <w:numId w:val="7"/>
        </w:numPr>
        <w:rPr>
          <w:b/>
          <w:bCs/>
        </w:rPr>
      </w:pPr>
      <w:r w:rsidRPr="002E44D6">
        <w:rPr>
          <w:b/>
          <w:bCs/>
        </w:rPr>
        <w:t xml:space="preserve">Board </w:t>
      </w:r>
    </w:p>
    <w:p w14:paraId="25E084E9" w14:textId="77777777" w:rsidR="00D92B4A" w:rsidRPr="00D92B4A" w:rsidRDefault="00D92B4A" w:rsidP="00D92B4A">
      <w:pPr>
        <w:pStyle w:val="ListParagraph"/>
        <w:numPr>
          <w:ilvl w:val="1"/>
          <w:numId w:val="7"/>
        </w:numPr>
      </w:pPr>
      <w:r w:rsidRPr="00D92B4A">
        <w:t>Produce Term Summary Report</w:t>
      </w:r>
    </w:p>
    <w:p w14:paraId="3BA7DEC3" w14:textId="30E48767" w:rsidR="006F414A" w:rsidRPr="00957035" w:rsidRDefault="00806227" w:rsidP="00D92B4A">
      <w:pPr>
        <w:rPr>
          <w:b/>
          <w:bCs/>
        </w:rPr>
      </w:pPr>
      <w:r w:rsidRPr="00957035">
        <w:rPr>
          <w:b/>
          <w:bCs/>
        </w:rPr>
        <w:t>Inclusive Relationship</w:t>
      </w:r>
    </w:p>
    <w:p w14:paraId="7A4F4507" w14:textId="380CDAB8" w:rsidR="00806227" w:rsidRDefault="00D62E2F" w:rsidP="00D62E2F">
      <w:pPr>
        <w:pStyle w:val="ListParagraph"/>
        <w:numPr>
          <w:ilvl w:val="0"/>
          <w:numId w:val="8"/>
        </w:numPr>
      </w:pPr>
      <w:r>
        <w:t>Record</w:t>
      </w:r>
      <w:r w:rsidR="00100CA2">
        <w:t xml:space="preserve"> Receipt </w:t>
      </w:r>
      <w:ins w:id="0" w:author="Microsoft Word" w:date="2026-10-09T23:04:00Z" w16du:dateUtc="2026-10-09T13:04:00Z">
        <w:r>
          <w:t>Record</w:t>
        </w:r>
        <w:r w:rsidR="00100CA2">
          <w:t xml:space="preserve"> Receipt </w:t>
        </w:r>
        <w:r w:rsidR="007B591D" w:rsidRPr="007874C9">
          <w:rPr>
            <w:b/>
            <w:bCs/>
          </w:rPr>
          <w:t>→</w:t>
        </w:r>
        <w:r w:rsidR="007B591D">
          <w:rPr>
            <w:b/>
            <w:bCs/>
          </w:rPr>
          <w:t xml:space="preserve"> </w:t>
        </w:r>
        <w:r w:rsidR="007B591D" w:rsidRPr="006D556D">
          <w:t>Print</w:t>
        </w:r>
        <w:r w:rsidR="006D556D" w:rsidRPr="006D556D">
          <w:t>/Reprint Receipt</w:t>
        </w:r>
        <w:r w:rsidR="006D556D">
          <w:t xml:space="preserve"> </w:t>
        </w:r>
      </w:ins>
      <w:r w:rsidR="00D11291">
        <w:t>–</w:t>
      </w:r>
      <w:ins w:id="1" w:author="Microsoft Word" w:date="2026-10-09T23:04:00Z" w16du:dateUtc="2026-10-09T13:04:00Z">
        <w:r w:rsidR="006D556D">
          <w:t xml:space="preserve"> </w:t>
        </w:r>
      </w:ins>
      <w:r w:rsidR="00D11291">
        <w:t>when payment is recorded, receipt is automatical</w:t>
      </w:r>
      <w:r w:rsidR="008327C1">
        <w:t>ly generated</w:t>
      </w:r>
    </w:p>
    <w:p w14:paraId="1EBC27AE" w14:textId="59E31854" w:rsidR="008327C1" w:rsidRDefault="008327C1" w:rsidP="00D62E2F">
      <w:pPr>
        <w:pStyle w:val="ListParagraph"/>
        <w:numPr>
          <w:ilvl w:val="0"/>
          <w:numId w:val="8"/>
        </w:numPr>
      </w:pPr>
      <w:r>
        <w:t>Generate Re</w:t>
      </w:r>
      <w:r w:rsidR="00323778">
        <w:t>ceipt Reprint/Receipt</w:t>
      </w:r>
      <w:r w:rsidR="004D673C">
        <w:t xml:space="preserve"> </w:t>
      </w:r>
      <w:r w:rsidR="00642549">
        <w:t>–</w:t>
      </w:r>
      <w:r w:rsidR="004D673C">
        <w:t xml:space="preserve"> </w:t>
      </w:r>
      <w:r w:rsidR="00642549">
        <w:t xml:space="preserve">generated receipt can be reprinted </w:t>
      </w:r>
    </w:p>
    <w:p w14:paraId="5D0F6777" w14:textId="17973563" w:rsidR="00642549" w:rsidRDefault="00642549" w:rsidP="00D62E2F">
      <w:pPr>
        <w:pStyle w:val="ListParagraph"/>
        <w:numPr>
          <w:ilvl w:val="0"/>
          <w:numId w:val="8"/>
        </w:numPr>
      </w:pPr>
      <w:r>
        <w:lastRenderedPageBreak/>
        <w:t>Security Requirement – all function</w:t>
      </w:r>
      <w:r w:rsidR="00120612">
        <w:t>s require authenticated access through the login process.</w:t>
      </w:r>
    </w:p>
    <w:p w14:paraId="3DBB5DCF" w14:textId="320A4758" w:rsidR="00120612" w:rsidRDefault="00B10FF7" w:rsidP="00B10FF7">
      <w:pPr>
        <w:rPr>
          <w:b/>
          <w:bCs/>
        </w:rPr>
      </w:pPr>
      <w:r w:rsidRPr="00B634E8">
        <w:rPr>
          <w:b/>
          <w:bCs/>
        </w:rPr>
        <w:t>Class Diagram</w:t>
      </w:r>
    </w:p>
    <w:p w14:paraId="318AA612" w14:textId="27CE360B" w:rsidR="00957035" w:rsidRPr="009A1261" w:rsidRDefault="009A1261" w:rsidP="00B10FF7">
      <w:pPr>
        <w:rPr>
          <w:b/>
          <w:bCs/>
          <w:lang w:val="en-PG"/>
        </w:rPr>
      </w:pPr>
      <w:r w:rsidRPr="009A1261">
        <w:rPr>
          <w:b/>
          <w:bCs/>
          <w:lang w:val="en-PG"/>
        </w:rPr>
        <w:drawing>
          <wp:inline distT="0" distB="0" distL="0" distR="0" wp14:anchorId="031802CE" wp14:editId="7D392AB1">
            <wp:extent cx="5726523" cy="3421380"/>
            <wp:effectExtent l="0" t="0" r="7620" b="7620"/>
            <wp:docPr id="8847618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7632" cy="3433992"/>
                    </a:xfrm>
                    <a:prstGeom prst="rect">
                      <a:avLst/>
                    </a:prstGeom>
                    <a:noFill/>
                    <a:ln>
                      <a:noFill/>
                    </a:ln>
                  </pic:spPr>
                </pic:pic>
              </a:graphicData>
            </a:graphic>
          </wp:inline>
        </w:drawing>
      </w:r>
    </w:p>
    <w:p w14:paraId="762E64CD" w14:textId="7A668C03" w:rsidR="004A3A6A" w:rsidRDefault="00CB32E3" w:rsidP="00B10FF7">
      <w:r w:rsidRPr="00CB32E3">
        <w:t>The Class Diagram describes the static structure of the Kina Ridge Fee-Tracking Syste</w:t>
      </w:r>
      <w:r w:rsidR="004A3A6A">
        <w:t>m. Listed below</w:t>
      </w:r>
      <w:r w:rsidR="007A49F1">
        <w:t xml:space="preserve"> are the classes and their attribute:</w:t>
      </w:r>
    </w:p>
    <w:p w14:paraId="2F5A7FAF" w14:textId="678DEBE5" w:rsidR="007A49F1" w:rsidRDefault="00EF675A" w:rsidP="00B10FF7">
      <w:proofErr w:type="spellStart"/>
      <w:r w:rsidRPr="00B634E8">
        <w:rPr>
          <w:b/>
          <w:bCs/>
        </w:rPr>
        <w:t>Sta</w:t>
      </w:r>
      <w:r w:rsidR="00082B2C" w:rsidRPr="00B634E8">
        <w:rPr>
          <w:b/>
          <w:bCs/>
        </w:rPr>
        <w:t>ffUser</w:t>
      </w:r>
      <w:proofErr w:type="spellEnd"/>
      <w:r w:rsidR="00082B2C" w:rsidRPr="00B634E8">
        <w:rPr>
          <w:b/>
          <w:bCs/>
        </w:rPr>
        <w:t xml:space="preserve"> </w:t>
      </w:r>
      <w:r w:rsidR="00082B2C">
        <w:t>– authorised user of the system</w:t>
      </w:r>
      <w:r w:rsidR="00B634E8">
        <w:t>.</w:t>
      </w:r>
    </w:p>
    <w:p w14:paraId="7C77C3AC" w14:textId="709C461F" w:rsidR="00B634E8" w:rsidRDefault="00F75FF5" w:rsidP="00B634E8">
      <w:pPr>
        <w:pStyle w:val="ListParagraph"/>
        <w:numPr>
          <w:ilvl w:val="0"/>
          <w:numId w:val="9"/>
        </w:numPr>
      </w:pPr>
      <w:r>
        <w:t xml:space="preserve">Attributes </w:t>
      </w:r>
    </w:p>
    <w:p w14:paraId="1266B991" w14:textId="1AAD067E" w:rsidR="00F75FF5" w:rsidRDefault="003730C3" w:rsidP="00F75FF5">
      <w:pPr>
        <w:pStyle w:val="ListParagraph"/>
        <w:numPr>
          <w:ilvl w:val="1"/>
          <w:numId w:val="9"/>
        </w:numPr>
      </w:pPr>
      <w:proofErr w:type="gramStart"/>
      <w:r>
        <w:t>Username :</w:t>
      </w:r>
      <w:proofErr w:type="gramEnd"/>
      <w:r>
        <w:t xml:space="preserve"> String</w:t>
      </w:r>
    </w:p>
    <w:p w14:paraId="5236DA6B" w14:textId="5A5EB0E8" w:rsidR="003730C3" w:rsidRDefault="003730C3" w:rsidP="00F75FF5">
      <w:pPr>
        <w:pStyle w:val="ListParagraph"/>
        <w:numPr>
          <w:ilvl w:val="1"/>
          <w:numId w:val="9"/>
        </w:numPr>
      </w:pPr>
      <w:proofErr w:type="gramStart"/>
      <w:r>
        <w:t>Password :</w:t>
      </w:r>
      <w:proofErr w:type="gramEnd"/>
      <w:r>
        <w:t xml:space="preserve"> </w:t>
      </w:r>
      <w:r w:rsidR="00390FCB">
        <w:t>String</w:t>
      </w:r>
    </w:p>
    <w:p w14:paraId="3D24DE60" w14:textId="25CC3B73" w:rsidR="00390FCB" w:rsidRDefault="00390FCB" w:rsidP="00F75FF5">
      <w:pPr>
        <w:pStyle w:val="ListParagraph"/>
        <w:numPr>
          <w:ilvl w:val="1"/>
          <w:numId w:val="9"/>
        </w:numPr>
      </w:pPr>
      <w:proofErr w:type="gramStart"/>
      <w:r>
        <w:t>Role :</w:t>
      </w:r>
      <w:proofErr w:type="gramEnd"/>
      <w:r>
        <w:t xml:space="preserve"> Bursar </w:t>
      </w:r>
      <w:r w:rsidR="007B47A9">
        <w:t xml:space="preserve">| </w:t>
      </w:r>
      <w:proofErr w:type="spellStart"/>
      <w:r w:rsidR="007B47A9">
        <w:t>OfficeAssistant</w:t>
      </w:r>
      <w:proofErr w:type="spellEnd"/>
      <w:r w:rsidR="007B47A9">
        <w:t xml:space="preserve"> |</w:t>
      </w:r>
      <w:proofErr w:type="spellStart"/>
      <w:r w:rsidR="007B47A9">
        <w:t>HeadTeacher</w:t>
      </w:r>
      <w:proofErr w:type="spellEnd"/>
    </w:p>
    <w:p w14:paraId="624AFEE9" w14:textId="25F6DE63" w:rsidR="007B47A9" w:rsidRDefault="00A23B2C" w:rsidP="007B47A9">
      <w:pPr>
        <w:pStyle w:val="ListParagraph"/>
        <w:numPr>
          <w:ilvl w:val="0"/>
          <w:numId w:val="9"/>
        </w:numPr>
      </w:pPr>
      <w:r>
        <w:t>Operations</w:t>
      </w:r>
    </w:p>
    <w:p w14:paraId="79496A20" w14:textId="77777777" w:rsidR="0002754A" w:rsidRDefault="0002754A" w:rsidP="0002754A">
      <w:pPr>
        <w:pStyle w:val="ListParagraph"/>
        <w:numPr>
          <w:ilvl w:val="1"/>
          <w:numId w:val="9"/>
        </w:numPr>
      </w:pPr>
      <w:proofErr w:type="gramStart"/>
      <w:r>
        <w:t>login(</w:t>
      </w:r>
      <w:proofErr w:type="gramEnd"/>
      <w:r>
        <w:t>)</w:t>
      </w:r>
    </w:p>
    <w:p w14:paraId="10793747" w14:textId="77777777" w:rsidR="0002754A" w:rsidRDefault="0002754A" w:rsidP="0002754A">
      <w:pPr>
        <w:pStyle w:val="ListParagraph"/>
        <w:numPr>
          <w:ilvl w:val="1"/>
          <w:numId w:val="9"/>
        </w:numPr>
      </w:pPr>
      <w:proofErr w:type="gramStart"/>
      <w:r>
        <w:t>logout(</w:t>
      </w:r>
      <w:proofErr w:type="gramEnd"/>
      <w:r>
        <w:t>)</w:t>
      </w:r>
    </w:p>
    <w:p w14:paraId="40DAC96F" w14:textId="2A6F8596" w:rsidR="00A23B2C" w:rsidRDefault="0002754A" w:rsidP="0002754A">
      <w:r w:rsidRPr="009A06A6">
        <w:rPr>
          <w:b/>
          <w:bCs/>
        </w:rPr>
        <w:t>Student</w:t>
      </w:r>
      <w:r>
        <w:t xml:space="preserve"> – stores student information</w:t>
      </w:r>
    </w:p>
    <w:p w14:paraId="13A3C808" w14:textId="222E0617" w:rsidR="0002754A" w:rsidRDefault="00E94C07" w:rsidP="0002754A">
      <w:pPr>
        <w:pStyle w:val="ListParagraph"/>
        <w:numPr>
          <w:ilvl w:val="0"/>
          <w:numId w:val="10"/>
        </w:numPr>
      </w:pPr>
      <w:r>
        <w:t>Attributes</w:t>
      </w:r>
    </w:p>
    <w:p w14:paraId="5695713D" w14:textId="77777777" w:rsidR="00435128" w:rsidRDefault="00435128" w:rsidP="00435128">
      <w:pPr>
        <w:pStyle w:val="ListParagraph"/>
        <w:numPr>
          <w:ilvl w:val="1"/>
          <w:numId w:val="10"/>
        </w:numPr>
      </w:pPr>
      <w:proofErr w:type="spellStart"/>
      <w:proofErr w:type="gramStart"/>
      <w:r>
        <w:t>studentID</w:t>
      </w:r>
      <w:proofErr w:type="spellEnd"/>
      <w:r>
        <w:t xml:space="preserve"> :</w:t>
      </w:r>
      <w:proofErr w:type="gramEnd"/>
      <w:r>
        <w:t xml:space="preserve"> String</w:t>
      </w:r>
    </w:p>
    <w:p w14:paraId="3E26109F" w14:textId="77777777" w:rsidR="00435128" w:rsidRDefault="00435128" w:rsidP="00435128">
      <w:pPr>
        <w:pStyle w:val="ListParagraph"/>
        <w:numPr>
          <w:ilvl w:val="1"/>
          <w:numId w:val="10"/>
        </w:numPr>
      </w:pPr>
      <w:proofErr w:type="gramStart"/>
      <w:r>
        <w:t>name :</w:t>
      </w:r>
      <w:proofErr w:type="gramEnd"/>
      <w:r>
        <w:t xml:space="preserve"> String</w:t>
      </w:r>
    </w:p>
    <w:p w14:paraId="555866F9" w14:textId="77777777" w:rsidR="00435128" w:rsidRDefault="00435128" w:rsidP="00435128">
      <w:pPr>
        <w:pStyle w:val="ListParagraph"/>
        <w:numPr>
          <w:ilvl w:val="1"/>
          <w:numId w:val="10"/>
        </w:numPr>
      </w:pPr>
      <w:proofErr w:type="spellStart"/>
      <w:proofErr w:type="gramStart"/>
      <w:r>
        <w:t>gradeLevel</w:t>
      </w:r>
      <w:proofErr w:type="spellEnd"/>
      <w:r>
        <w:t xml:space="preserve"> :</w:t>
      </w:r>
      <w:proofErr w:type="gramEnd"/>
      <w:r>
        <w:t xml:space="preserve"> String</w:t>
      </w:r>
    </w:p>
    <w:p w14:paraId="3B7335AD" w14:textId="77777777" w:rsidR="00435128" w:rsidRDefault="00435128" w:rsidP="00435128">
      <w:pPr>
        <w:pStyle w:val="ListParagraph"/>
        <w:numPr>
          <w:ilvl w:val="1"/>
          <w:numId w:val="10"/>
        </w:numPr>
      </w:pPr>
      <w:proofErr w:type="spellStart"/>
      <w:proofErr w:type="gramStart"/>
      <w:r>
        <w:t>guardianContact</w:t>
      </w:r>
      <w:proofErr w:type="spellEnd"/>
      <w:r>
        <w:t xml:space="preserve"> :</w:t>
      </w:r>
      <w:proofErr w:type="gramEnd"/>
      <w:r>
        <w:t xml:space="preserve"> String</w:t>
      </w:r>
    </w:p>
    <w:p w14:paraId="240416EB" w14:textId="6FBDE1E7" w:rsidR="00E94C07" w:rsidRDefault="009A06A6" w:rsidP="00435128">
      <w:proofErr w:type="spellStart"/>
      <w:r w:rsidRPr="005E5FDE">
        <w:rPr>
          <w:b/>
          <w:bCs/>
        </w:rPr>
        <w:t>StudentAccount</w:t>
      </w:r>
      <w:proofErr w:type="spellEnd"/>
      <w:r w:rsidRPr="005E5FDE">
        <w:rPr>
          <w:b/>
          <w:bCs/>
        </w:rPr>
        <w:t xml:space="preserve"> </w:t>
      </w:r>
      <w:r w:rsidR="005E5FDE">
        <w:t>–</w:t>
      </w:r>
      <w:r>
        <w:t xml:space="preserve"> </w:t>
      </w:r>
      <w:r w:rsidR="005E5FDE">
        <w:t>maintain fee-related information</w:t>
      </w:r>
    </w:p>
    <w:p w14:paraId="1EB90E6D" w14:textId="13DFA7DA" w:rsidR="005E5FDE" w:rsidRDefault="005E5FDE" w:rsidP="005E5FDE">
      <w:pPr>
        <w:pStyle w:val="ListParagraph"/>
        <w:numPr>
          <w:ilvl w:val="0"/>
          <w:numId w:val="10"/>
        </w:numPr>
      </w:pPr>
      <w:r>
        <w:lastRenderedPageBreak/>
        <w:t>Attr</w:t>
      </w:r>
      <w:r w:rsidR="00D16336">
        <w:t>ibutes</w:t>
      </w:r>
    </w:p>
    <w:p w14:paraId="317A4866" w14:textId="77777777" w:rsidR="00E76985" w:rsidRDefault="00E76985" w:rsidP="00E76985">
      <w:pPr>
        <w:pStyle w:val="ListParagraph"/>
        <w:numPr>
          <w:ilvl w:val="1"/>
          <w:numId w:val="10"/>
        </w:numPr>
      </w:pPr>
      <w:proofErr w:type="spellStart"/>
      <w:proofErr w:type="gramStart"/>
      <w:r>
        <w:t>totalFeesDue</w:t>
      </w:r>
      <w:proofErr w:type="spellEnd"/>
      <w:r>
        <w:t xml:space="preserve"> :</w:t>
      </w:r>
      <w:proofErr w:type="gramEnd"/>
      <w:r>
        <w:t xml:space="preserve"> Double</w:t>
      </w:r>
    </w:p>
    <w:p w14:paraId="3B384E6A" w14:textId="77777777" w:rsidR="00E76985" w:rsidRDefault="00E76985" w:rsidP="00E76985">
      <w:pPr>
        <w:pStyle w:val="ListParagraph"/>
        <w:numPr>
          <w:ilvl w:val="1"/>
          <w:numId w:val="10"/>
        </w:numPr>
      </w:pPr>
      <w:proofErr w:type="spellStart"/>
      <w:proofErr w:type="gramStart"/>
      <w:r>
        <w:t>dueDate</w:t>
      </w:r>
      <w:proofErr w:type="spellEnd"/>
      <w:r>
        <w:t xml:space="preserve"> :</w:t>
      </w:r>
      <w:proofErr w:type="gramEnd"/>
      <w:r>
        <w:t xml:space="preserve"> Date</w:t>
      </w:r>
    </w:p>
    <w:p w14:paraId="7A251EC8" w14:textId="77777777" w:rsidR="00E76985" w:rsidRDefault="00E76985" w:rsidP="00E76985">
      <w:pPr>
        <w:pStyle w:val="ListParagraph"/>
        <w:numPr>
          <w:ilvl w:val="1"/>
          <w:numId w:val="10"/>
        </w:numPr>
      </w:pPr>
      <w:proofErr w:type="spellStart"/>
      <w:proofErr w:type="gramStart"/>
      <w:r>
        <w:t>outstandingBalance</w:t>
      </w:r>
      <w:proofErr w:type="spellEnd"/>
      <w:r>
        <w:t xml:space="preserve"> :</w:t>
      </w:r>
      <w:proofErr w:type="gramEnd"/>
      <w:r>
        <w:t xml:space="preserve"> Double</w:t>
      </w:r>
    </w:p>
    <w:p w14:paraId="08CE3969" w14:textId="4EBEFA0B" w:rsidR="00D16336" w:rsidRDefault="00E76985" w:rsidP="00E76985">
      <w:pPr>
        <w:pStyle w:val="ListParagraph"/>
        <w:numPr>
          <w:ilvl w:val="0"/>
          <w:numId w:val="10"/>
        </w:numPr>
      </w:pPr>
      <w:r>
        <w:t>Operations</w:t>
      </w:r>
    </w:p>
    <w:p w14:paraId="4C31087B" w14:textId="77777777" w:rsidR="00D05B10" w:rsidRPr="00D05B10" w:rsidRDefault="00D05B10" w:rsidP="00D05B10">
      <w:pPr>
        <w:pStyle w:val="ListParagraph"/>
        <w:numPr>
          <w:ilvl w:val="1"/>
          <w:numId w:val="10"/>
        </w:numPr>
      </w:pPr>
      <w:proofErr w:type="spellStart"/>
      <w:r w:rsidRPr="00D05B10">
        <w:t>applyPayment</w:t>
      </w:r>
      <w:proofErr w:type="spellEnd"/>
      <w:r w:rsidRPr="00D05B10">
        <w:t>(amount)</w:t>
      </w:r>
    </w:p>
    <w:p w14:paraId="70EBB819" w14:textId="63A7D05F" w:rsidR="00E76985" w:rsidRDefault="00A86F69" w:rsidP="00D05B10">
      <w:r w:rsidRPr="00A24648">
        <w:rPr>
          <w:b/>
          <w:bCs/>
        </w:rPr>
        <w:t>Payment</w:t>
      </w:r>
      <w:r>
        <w:t xml:space="preserve"> – stores payment details</w:t>
      </w:r>
    </w:p>
    <w:p w14:paraId="4D119629" w14:textId="76B28282" w:rsidR="00A86F69" w:rsidRDefault="00A86F69" w:rsidP="00A86F69">
      <w:pPr>
        <w:pStyle w:val="ListParagraph"/>
        <w:numPr>
          <w:ilvl w:val="0"/>
          <w:numId w:val="11"/>
        </w:numPr>
      </w:pPr>
      <w:r>
        <w:t>Attributes</w:t>
      </w:r>
    </w:p>
    <w:p w14:paraId="59EAF4EA" w14:textId="77777777" w:rsidR="00A24648" w:rsidRDefault="00A24648" w:rsidP="00A24648">
      <w:pPr>
        <w:pStyle w:val="ListParagraph"/>
        <w:numPr>
          <w:ilvl w:val="1"/>
          <w:numId w:val="11"/>
        </w:numPr>
      </w:pPr>
      <w:proofErr w:type="gramStart"/>
      <w:r>
        <w:t>amount :</w:t>
      </w:r>
      <w:proofErr w:type="gramEnd"/>
      <w:r>
        <w:t xml:space="preserve"> Double</w:t>
      </w:r>
    </w:p>
    <w:p w14:paraId="25C28B54" w14:textId="77777777" w:rsidR="00A24648" w:rsidRDefault="00A24648" w:rsidP="00A24648">
      <w:pPr>
        <w:pStyle w:val="ListParagraph"/>
        <w:numPr>
          <w:ilvl w:val="1"/>
          <w:numId w:val="11"/>
        </w:numPr>
      </w:pPr>
      <w:proofErr w:type="gramStart"/>
      <w:r>
        <w:t>date :</w:t>
      </w:r>
      <w:proofErr w:type="gramEnd"/>
      <w:r>
        <w:t xml:space="preserve"> Date</w:t>
      </w:r>
    </w:p>
    <w:p w14:paraId="3367D295" w14:textId="77777777" w:rsidR="00A24648" w:rsidRDefault="00A24648" w:rsidP="00A24648">
      <w:pPr>
        <w:pStyle w:val="ListParagraph"/>
        <w:numPr>
          <w:ilvl w:val="1"/>
          <w:numId w:val="11"/>
        </w:numPr>
      </w:pPr>
      <w:proofErr w:type="gramStart"/>
      <w:r>
        <w:t>method :</w:t>
      </w:r>
      <w:proofErr w:type="gramEnd"/>
      <w:r>
        <w:t xml:space="preserve"> Cash | </w:t>
      </w:r>
      <w:proofErr w:type="spellStart"/>
      <w:r>
        <w:t>BankDeposit</w:t>
      </w:r>
      <w:proofErr w:type="spellEnd"/>
    </w:p>
    <w:p w14:paraId="413FDADD" w14:textId="516A6ACF" w:rsidR="00A86F69" w:rsidRDefault="00A24648" w:rsidP="00A24648">
      <w:r w:rsidRPr="00A24648">
        <w:rPr>
          <w:b/>
          <w:bCs/>
        </w:rPr>
        <w:t>Receipt</w:t>
      </w:r>
      <w:r>
        <w:t xml:space="preserve"> – proof of payment</w:t>
      </w:r>
    </w:p>
    <w:p w14:paraId="3C08F498" w14:textId="0CB9224D" w:rsidR="00A24648" w:rsidRDefault="00A24648" w:rsidP="00A24648">
      <w:pPr>
        <w:pStyle w:val="ListParagraph"/>
        <w:numPr>
          <w:ilvl w:val="0"/>
          <w:numId w:val="11"/>
        </w:numPr>
      </w:pPr>
      <w:r>
        <w:t>Attributes</w:t>
      </w:r>
    </w:p>
    <w:p w14:paraId="7EE8CBFF" w14:textId="77777777" w:rsidR="00807C50" w:rsidRDefault="00807C50" w:rsidP="00807C50">
      <w:pPr>
        <w:pStyle w:val="ListParagraph"/>
        <w:numPr>
          <w:ilvl w:val="1"/>
          <w:numId w:val="11"/>
        </w:numPr>
      </w:pPr>
      <w:proofErr w:type="spellStart"/>
      <w:proofErr w:type="gramStart"/>
      <w:r>
        <w:t>receiptNo</w:t>
      </w:r>
      <w:proofErr w:type="spellEnd"/>
      <w:r>
        <w:t xml:space="preserve"> :</w:t>
      </w:r>
      <w:proofErr w:type="gramEnd"/>
      <w:r>
        <w:t xml:space="preserve"> String</w:t>
      </w:r>
    </w:p>
    <w:p w14:paraId="43E70127" w14:textId="77777777" w:rsidR="00807C50" w:rsidRDefault="00807C50" w:rsidP="00807C50">
      <w:pPr>
        <w:pStyle w:val="ListParagraph"/>
        <w:numPr>
          <w:ilvl w:val="1"/>
          <w:numId w:val="11"/>
        </w:numPr>
      </w:pPr>
      <w:proofErr w:type="spellStart"/>
      <w:proofErr w:type="gramStart"/>
      <w:r>
        <w:t>issuedDate</w:t>
      </w:r>
      <w:proofErr w:type="spellEnd"/>
      <w:r>
        <w:t xml:space="preserve"> :</w:t>
      </w:r>
      <w:proofErr w:type="gramEnd"/>
      <w:r>
        <w:t xml:space="preserve"> Date</w:t>
      </w:r>
    </w:p>
    <w:p w14:paraId="5A79C6AA" w14:textId="01624DFA" w:rsidR="00C77D8A" w:rsidRDefault="00807C50" w:rsidP="00807C50">
      <w:pPr>
        <w:pStyle w:val="ListParagraph"/>
        <w:numPr>
          <w:ilvl w:val="0"/>
          <w:numId w:val="11"/>
        </w:numPr>
      </w:pPr>
      <w:r>
        <w:t>Operations</w:t>
      </w:r>
    </w:p>
    <w:p w14:paraId="4FED9238" w14:textId="77777777" w:rsidR="006A4141" w:rsidRDefault="006A4141" w:rsidP="006A4141">
      <w:pPr>
        <w:pStyle w:val="ListParagraph"/>
        <w:numPr>
          <w:ilvl w:val="1"/>
          <w:numId w:val="11"/>
        </w:numPr>
      </w:pPr>
      <w:proofErr w:type="gramStart"/>
      <w:r>
        <w:t>print(</w:t>
      </w:r>
      <w:proofErr w:type="gramEnd"/>
      <w:r>
        <w:t>)</w:t>
      </w:r>
    </w:p>
    <w:p w14:paraId="680F3CDE" w14:textId="77777777" w:rsidR="006A4141" w:rsidRDefault="006A4141" w:rsidP="006A4141">
      <w:pPr>
        <w:pStyle w:val="ListParagraph"/>
        <w:numPr>
          <w:ilvl w:val="1"/>
          <w:numId w:val="11"/>
        </w:numPr>
      </w:pPr>
      <w:proofErr w:type="gramStart"/>
      <w:r>
        <w:t>reprint(</w:t>
      </w:r>
      <w:proofErr w:type="gramEnd"/>
      <w:r>
        <w:t>)</w:t>
      </w:r>
    </w:p>
    <w:p w14:paraId="0B780212" w14:textId="1F7429F8" w:rsidR="00807C50" w:rsidRPr="00791C2A" w:rsidRDefault="00593A64" w:rsidP="00593A64">
      <w:pPr>
        <w:rPr>
          <w:b/>
          <w:bCs/>
        </w:rPr>
      </w:pPr>
      <w:r w:rsidRPr="00791C2A">
        <w:rPr>
          <w:b/>
          <w:bCs/>
        </w:rPr>
        <w:t>Business Rules</w:t>
      </w:r>
    </w:p>
    <w:tbl>
      <w:tblPr>
        <w:tblStyle w:val="TableGrid"/>
        <w:tblW w:w="0" w:type="auto"/>
        <w:tblLook w:val="04A0" w:firstRow="1" w:lastRow="0" w:firstColumn="1" w:lastColumn="0" w:noHBand="0" w:noVBand="1"/>
      </w:tblPr>
      <w:tblGrid>
        <w:gridCol w:w="988"/>
        <w:gridCol w:w="8028"/>
      </w:tblGrid>
      <w:tr w:rsidR="00791C2A" w14:paraId="7F0C41C4" w14:textId="77777777" w:rsidTr="00FA2327">
        <w:tc>
          <w:tcPr>
            <w:tcW w:w="988" w:type="dxa"/>
            <w:shd w:val="clear" w:color="auto" w:fill="DAE9F7" w:themeFill="text2" w:themeFillTint="1A"/>
          </w:tcPr>
          <w:p w14:paraId="6975EC8F" w14:textId="65840689" w:rsidR="00791C2A" w:rsidRPr="00915B7A" w:rsidRDefault="00791C2A" w:rsidP="00593A64">
            <w:pPr>
              <w:rPr>
                <w:b/>
                <w:bCs/>
              </w:rPr>
            </w:pPr>
            <w:r w:rsidRPr="00915B7A">
              <w:rPr>
                <w:b/>
                <w:bCs/>
              </w:rPr>
              <w:t>BR-1</w:t>
            </w:r>
          </w:p>
        </w:tc>
        <w:tc>
          <w:tcPr>
            <w:tcW w:w="8028" w:type="dxa"/>
            <w:shd w:val="clear" w:color="auto" w:fill="F2F2F2" w:themeFill="background1" w:themeFillShade="F2"/>
          </w:tcPr>
          <w:p w14:paraId="6C010AE7" w14:textId="7E4947FA" w:rsidR="00791C2A" w:rsidRDefault="0046174C" w:rsidP="00593A64">
            <w:r w:rsidRPr="0046174C">
              <w:t>Every payment belongs to one and only one student account.</w:t>
            </w:r>
          </w:p>
        </w:tc>
      </w:tr>
      <w:tr w:rsidR="00791C2A" w14:paraId="67E7E26D" w14:textId="77777777" w:rsidTr="00FA2327">
        <w:tc>
          <w:tcPr>
            <w:tcW w:w="988" w:type="dxa"/>
            <w:shd w:val="clear" w:color="auto" w:fill="DAE9F7" w:themeFill="text2" w:themeFillTint="1A"/>
          </w:tcPr>
          <w:p w14:paraId="1443F42B" w14:textId="2F6F1CBA" w:rsidR="00791C2A" w:rsidRPr="00915B7A" w:rsidRDefault="00791C2A" w:rsidP="00593A64">
            <w:pPr>
              <w:rPr>
                <w:b/>
                <w:bCs/>
              </w:rPr>
            </w:pPr>
            <w:r w:rsidRPr="00915B7A">
              <w:rPr>
                <w:b/>
                <w:bCs/>
              </w:rPr>
              <w:t>BR-2</w:t>
            </w:r>
          </w:p>
        </w:tc>
        <w:tc>
          <w:tcPr>
            <w:tcW w:w="8028" w:type="dxa"/>
            <w:shd w:val="clear" w:color="auto" w:fill="F2F2F2" w:themeFill="background1" w:themeFillShade="F2"/>
          </w:tcPr>
          <w:p w14:paraId="0DFAC1C2" w14:textId="19647E27" w:rsidR="00791C2A" w:rsidRDefault="00880FB5" w:rsidP="00593A64">
            <w:r w:rsidRPr="00880FB5">
              <w:t>Every payment generates one unique receipt number</w:t>
            </w:r>
          </w:p>
        </w:tc>
      </w:tr>
      <w:tr w:rsidR="00791C2A" w14:paraId="6F0918F2" w14:textId="77777777" w:rsidTr="00FA2327">
        <w:tc>
          <w:tcPr>
            <w:tcW w:w="988" w:type="dxa"/>
            <w:shd w:val="clear" w:color="auto" w:fill="DAE9F7" w:themeFill="text2" w:themeFillTint="1A"/>
          </w:tcPr>
          <w:p w14:paraId="45E65D38" w14:textId="377BF4E7" w:rsidR="00791C2A" w:rsidRPr="00915B7A" w:rsidRDefault="00791C2A" w:rsidP="00593A64">
            <w:pPr>
              <w:rPr>
                <w:b/>
                <w:bCs/>
              </w:rPr>
            </w:pPr>
            <w:r w:rsidRPr="00915B7A">
              <w:rPr>
                <w:b/>
                <w:bCs/>
              </w:rPr>
              <w:t>BR-3</w:t>
            </w:r>
          </w:p>
        </w:tc>
        <w:tc>
          <w:tcPr>
            <w:tcW w:w="8028" w:type="dxa"/>
            <w:shd w:val="clear" w:color="auto" w:fill="F2F2F2" w:themeFill="background1" w:themeFillShade="F2"/>
          </w:tcPr>
          <w:p w14:paraId="5DE5CBA5" w14:textId="77777777" w:rsidR="00791C2A" w:rsidRDefault="00EC201A" w:rsidP="00593A64">
            <w:r w:rsidRPr="00EC201A">
              <w:t>Outstanding balances cannot become negative.</w:t>
            </w:r>
          </w:p>
          <w:p w14:paraId="3192FD38" w14:textId="2A91B2D0" w:rsidR="00EC201A" w:rsidRDefault="00A60F08" w:rsidP="00593A64">
            <w:r w:rsidRPr="00A60F08">
              <w:t>Payments greater than the outstanding balance are rejected.</w:t>
            </w:r>
          </w:p>
        </w:tc>
      </w:tr>
      <w:tr w:rsidR="00791C2A" w14:paraId="351130FE" w14:textId="77777777" w:rsidTr="00FA2327">
        <w:tc>
          <w:tcPr>
            <w:tcW w:w="988" w:type="dxa"/>
            <w:shd w:val="clear" w:color="auto" w:fill="DAE9F7" w:themeFill="text2" w:themeFillTint="1A"/>
          </w:tcPr>
          <w:p w14:paraId="4B0EE051" w14:textId="3EB89CC9" w:rsidR="00791C2A" w:rsidRPr="00915B7A" w:rsidRDefault="00791C2A" w:rsidP="00593A64">
            <w:pPr>
              <w:rPr>
                <w:b/>
                <w:bCs/>
              </w:rPr>
            </w:pPr>
            <w:r w:rsidRPr="00915B7A">
              <w:rPr>
                <w:b/>
                <w:bCs/>
              </w:rPr>
              <w:t>BR-4</w:t>
            </w:r>
          </w:p>
        </w:tc>
        <w:tc>
          <w:tcPr>
            <w:tcW w:w="8028" w:type="dxa"/>
            <w:shd w:val="clear" w:color="auto" w:fill="F2F2F2" w:themeFill="background1" w:themeFillShade="F2"/>
          </w:tcPr>
          <w:p w14:paraId="14C06C8E" w14:textId="2EFD51C2" w:rsidR="00791C2A" w:rsidRDefault="00915B7A" w:rsidP="00593A64">
            <w:r w:rsidRPr="00915B7A">
              <w:t>Payments cannot be deleted after being recorded.</w:t>
            </w:r>
          </w:p>
        </w:tc>
      </w:tr>
    </w:tbl>
    <w:p w14:paraId="1E0E732B" w14:textId="77777777" w:rsidR="003A7DC9" w:rsidRDefault="003A7DC9" w:rsidP="00593A64"/>
    <w:p w14:paraId="10210BB9" w14:textId="40D18126" w:rsidR="00A24648" w:rsidRDefault="00D47AD6" w:rsidP="00A24648">
      <w:pPr>
        <w:rPr>
          <w:b/>
          <w:bCs/>
        </w:rPr>
      </w:pPr>
      <w:r w:rsidRPr="00D47AD6">
        <w:rPr>
          <w:b/>
          <w:bCs/>
        </w:rPr>
        <w:t>Activity Diagram</w:t>
      </w:r>
    </w:p>
    <w:p w14:paraId="494AC3C6" w14:textId="2F342985" w:rsidR="003F5473" w:rsidRPr="003F5473" w:rsidRDefault="003F5473" w:rsidP="00A24648">
      <w:pPr>
        <w:rPr>
          <w:b/>
          <w:bCs/>
          <w:lang w:val="en-PG"/>
        </w:rPr>
      </w:pPr>
      <w:r w:rsidRPr="003F5473">
        <w:rPr>
          <w:b/>
          <w:bCs/>
          <w:lang w:val="en-PG"/>
        </w:rPr>
        <w:lastRenderedPageBreak/>
        <w:drawing>
          <wp:inline distT="0" distB="0" distL="0" distR="0" wp14:anchorId="26BAE987" wp14:editId="70B85F67">
            <wp:extent cx="5611490" cy="3147060"/>
            <wp:effectExtent l="0" t="0" r="8890" b="0"/>
            <wp:docPr id="741159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39769" cy="3162920"/>
                    </a:xfrm>
                    <a:prstGeom prst="rect">
                      <a:avLst/>
                    </a:prstGeom>
                    <a:noFill/>
                    <a:ln>
                      <a:noFill/>
                    </a:ln>
                  </pic:spPr>
                </pic:pic>
              </a:graphicData>
            </a:graphic>
          </wp:inline>
        </w:drawing>
      </w:r>
    </w:p>
    <w:p w14:paraId="5788C00F" w14:textId="1294F4E0" w:rsidR="005E5FDE" w:rsidRDefault="009A2651" w:rsidP="00435128">
      <w:r w:rsidRPr="009A2651">
        <w:t>The Activity Diagram illustrates the workflow for recording a fee payment.</w:t>
      </w:r>
    </w:p>
    <w:tbl>
      <w:tblPr>
        <w:tblStyle w:val="TableGrid"/>
        <w:tblW w:w="0" w:type="auto"/>
        <w:tblLook w:val="04A0" w:firstRow="1" w:lastRow="0" w:firstColumn="1" w:lastColumn="0" w:noHBand="0" w:noVBand="1"/>
      </w:tblPr>
      <w:tblGrid>
        <w:gridCol w:w="988"/>
        <w:gridCol w:w="8028"/>
      </w:tblGrid>
      <w:tr w:rsidR="00ED63B4" w14:paraId="752FF0A1" w14:textId="77777777" w:rsidTr="00FA2327">
        <w:tc>
          <w:tcPr>
            <w:tcW w:w="988" w:type="dxa"/>
            <w:shd w:val="clear" w:color="auto" w:fill="DAE9F7" w:themeFill="text2" w:themeFillTint="1A"/>
          </w:tcPr>
          <w:p w14:paraId="31F9AED3" w14:textId="652CB406" w:rsidR="00ED63B4" w:rsidRDefault="000C7280" w:rsidP="00B10FF7">
            <w:r w:rsidRPr="000C7280">
              <w:t xml:space="preserve">Step </w:t>
            </w:r>
            <w:r w:rsidR="00941055">
              <w:t>1</w:t>
            </w:r>
          </w:p>
        </w:tc>
        <w:tc>
          <w:tcPr>
            <w:tcW w:w="8028" w:type="dxa"/>
            <w:shd w:val="clear" w:color="auto" w:fill="F2F2F2" w:themeFill="background1" w:themeFillShade="F2"/>
          </w:tcPr>
          <w:p w14:paraId="52B497CA" w14:textId="65BD50EB" w:rsidR="00ED63B4" w:rsidRDefault="00E633EF" w:rsidP="00B10FF7">
            <w:r w:rsidRPr="00E633EF">
              <w:t>A parent or guardian visits the school office and makes a payment.</w:t>
            </w:r>
          </w:p>
        </w:tc>
      </w:tr>
      <w:tr w:rsidR="00ED63B4" w14:paraId="5E724C80" w14:textId="77777777" w:rsidTr="00FA2327">
        <w:tc>
          <w:tcPr>
            <w:tcW w:w="988" w:type="dxa"/>
            <w:shd w:val="clear" w:color="auto" w:fill="DAE9F7" w:themeFill="text2" w:themeFillTint="1A"/>
          </w:tcPr>
          <w:p w14:paraId="4B2F3EEF" w14:textId="37195F06" w:rsidR="00ED63B4" w:rsidRDefault="000C7280" w:rsidP="00B10FF7">
            <w:r w:rsidRPr="000C7280">
              <w:t xml:space="preserve">Step </w:t>
            </w:r>
            <w:r w:rsidR="00941055">
              <w:t>2</w:t>
            </w:r>
          </w:p>
        </w:tc>
        <w:tc>
          <w:tcPr>
            <w:tcW w:w="8028" w:type="dxa"/>
            <w:shd w:val="clear" w:color="auto" w:fill="F2F2F2" w:themeFill="background1" w:themeFillShade="F2"/>
          </w:tcPr>
          <w:p w14:paraId="6E8E26C5" w14:textId="1F3A7CC7" w:rsidR="00ED63B4" w:rsidRDefault="00AE503E" w:rsidP="00B10FF7">
            <w:r w:rsidRPr="00AE503E">
              <w:t>The staff member searches for the student record.</w:t>
            </w:r>
          </w:p>
        </w:tc>
      </w:tr>
      <w:tr w:rsidR="00ED63B4" w14:paraId="63DC368F" w14:textId="77777777" w:rsidTr="00FA2327">
        <w:tc>
          <w:tcPr>
            <w:tcW w:w="988" w:type="dxa"/>
            <w:shd w:val="clear" w:color="auto" w:fill="DAE9F7" w:themeFill="text2" w:themeFillTint="1A"/>
          </w:tcPr>
          <w:p w14:paraId="61EDAAEE" w14:textId="566781D6" w:rsidR="00ED63B4" w:rsidRDefault="000C7280" w:rsidP="00B10FF7">
            <w:r w:rsidRPr="000C7280">
              <w:t xml:space="preserve">Step </w:t>
            </w:r>
            <w:r w:rsidR="00941055">
              <w:t>3</w:t>
            </w:r>
          </w:p>
        </w:tc>
        <w:tc>
          <w:tcPr>
            <w:tcW w:w="8028" w:type="dxa"/>
            <w:shd w:val="clear" w:color="auto" w:fill="F2F2F2" w:themeFill="background1" w:themeFillShade="F2"/>
          </w:tcPr>
          <w:p w14:paraId="75C363E5" w14:textId="358E7E6A" w:rsidR="00ED63B4" w:rsidRDefault="00E3748C" w:rsidP="00B10FF7">
            <w:r w:rsidRPr="00E3748C">
              <w:t>The payment amount and payment method are entered.</w:t>
            </w:r>
          </w:p>
        </w:tc>
      </w:tr>
      <w:tr w:rsidR="00ED63B4" w14:paraId="269C6735" w14:textId="77777777" w:rsidTr="00FA2327">
        <w:tc>
          <w:tcPr>
            <w:tcW w:w="988" w:type="dxa"/>
            <w:shd w:val="clear" w:color="auto" w:fill="DAE9F7" w:themeFill="text2" w:themeFillTint="1A"/>
          </w:tcPr>
          <w:p w14:paraId="1225FB39" w14:textId="26170AF5" w:rsidR="00ED63B4" w:rsidRDefault="000C7280" w:rsidP="00B10FF7">
            <w:r w:rsidRPr="000C7280">
              <w:t xml:space="preserve">Step </w:t>
            </w:r>
            <w:r w:rsidR="00941055">
              <w:t>4</w:t>
            </w:r>
          </w:p>
        </w:tc>
        <w:tc>
          <w:tcPr>
            <w:tcW w:w="8028" w:type="dxa"/>
            <w:shd w:val="clear" w:color="auto" w:fill="F2F2F2" w:themeFill="background1" w:themeFillShade="F2"/>
          </w:tcPr>
          <w:p w14:paraId="56236311" w14:textId="5A7DB8EE" w:rsidR="00ED63B4" w:rsidRDefault="00521B14" w:rsidP="00B10FF7">
            <w:r w:rsidRPr="00521B14">
              <w:t>The system validates the amount against the outstanding balance.</w:t>
            </w:r>
          </w:p>
        </w:tc>
      </w:tr>
      <w:tr w:rsidR="00ED63B4" w14:paraId="5ABCC841" w14:textId="77777777" w:rsidTr="00FA2327">
        <w:tc>
          <w:tcPr>
            <w:tcW w:w="988" w:type="dxa"/>
            <w:shd w:val="clear" w:color="auto" w:fill="DAE9F7" w:themeFill="text2" w:themeFillTint="1A"/>
          </w:tcPr>
          <w:p w14:paraId="59302289" w14:textId="35DF72F9" w:rsidR="00ED63B4" w:rsidRDefault="000C7280" w:rsidP="00B10FF7">
            <w:r w:rsidRPr="000C7280">
              <w:t xml:space="preserve">Step </w:t>
            </w:r>
            <w:r w:rsidR="00941055">
              <w:t>5</w:t>
            </w:r>
          </w:p>
        </w:tc>
        <w:tc>
          <w:tcPr>
            <w:tcW w:w="8028" w:type="dxa"/>
            <w:shd w:val="clear" w:color="auto" w:fill="F2F2F2" w:themeFill="background1" w:themeFillShade="F2"/>
          </w:tcPr>
          <w:p w14:paraId="6E18D498" w14:textId="77777777" w:rsidR="00441D05" w:rsidRDefault="00441D05" w:rsidP="00441D05">
            <w:r>
              <w:t>If the amount exceeds the outstanding balance:</w:t>
            </w:r>
          </w:p>
          <w:p w14:paraId="49A0BBC3" w14:textId="3DC8A748" w:rsidR="00441D05" w:rsidRDefault="00441D05" w:rsidP="00441D05">
            <w:pPr>
              <w:pStyle w:val="ListParagraph"/>
              <w:numPr>
                <w:ilvl w:val="0"/>
                <w:numId w:val="12"/>
              </w:numPr>
            </w:pPr>
            <w:r>
              <w:t>Payment is rejected.</w:t>
            </w:r>
          </w:p>
          <w:p w14:paraId="26A9CA26" w14:textId="4A80EE1D" w:rsidR="00ED63B4" w:rsidRDefault="00441D05" w:rsidP="00441D05">
            <w:pPr>
              <w:pStyle w:val="ListParagraph"/>
              <w:numPr>
                <w:ilvl w:val="0"/>
                <w:numId w:val="12"/>
              </w:numPr>
            </w:pPr>
            <w:r>
              <w:t>Transaction ends.</w:t>
            </w:r>
          </w:p>
        </w:tc>
      </w:tr>
      <w:tr w:rsidR="00ED63B4" w14:paraId="62C572A4" w14:textId="77777777" w:rsidTr="00FA2327">
        <w:tc>
          <w:tcPr>
            <w:tcW w:w="988" w:type="dxa"/>
            <w:shd w:val="clear" w:color="auto" w:fill="DAE9F7" w:themeFill="text2" w:themeFillTint="1A"/>
          </w:tcPr>
          <w:p w14:paraId="175B4526" w14:textId="4D08A516" w:rsidR="00941055" w:rsidRDefault="000C7280" w:rsidP="00B10FF7">
            <w:r w:rsidRPr="000C7280">
              <w:t xml:space="preserve">Step </w:t>
            </w:r>
            <w:r w:rsidR="00941055">
              <w:t>6</w:t>
            </w:r>
          </w:p>
        </w:tc>
        <w:tc>
          <w:tcPr>
            <w:tcW w:w="8028" w:type="dxa"/>
            <w:shd w:val="clear" w:color="auto" w:fill="F2F2F2" w:themeFill="background1" w:themeFillShade="F2"/>
          </w:tcPr>
          <w:p w14:paraId="06021793" w14:textId="77777777" w:rsidR="002C1E1E" w:rsidRDefault="002C1E1E" w:rsidP="002C1E1E">
            <w:r>
              <w:t>If the amount is valid:</w:t>
            </w:r>
          </w:p>
          <w:p w14:paraId="194F0386" w14:textId="6E1D60EB" w:rsidR="002C1E1E" w:rsidRDefault="002C1E1E" w:rsidP="002C1E1E">
            <w:pPr>
              <w:pStyle w:val="ListParagraph"/>
              <w:numPr>
                <w:ilvl w:val="0"/>
                <w:numId w:val="13"/>
              </w:numPr>
            </w:pPr>
            <w:r>
              <w:t>Database transaction begins.</w:t>
            </w:r>
          </w:p>
          <w:p w14:paraId="0746EA19" w14:textId="1FC9EB37" w:rsidR="002C1E1E" w:rsidRDefault="002C1E1E" w:rsidP="002C1E1E">
            <w:pPr>
              <w:pStyle w:val="ListParagraph"/>
              <w:numPr>
                <w:ilvl w:val="0"/>
                <w:numId w:val="13"/>
              </w:numPr>
            </w:pPr>
            <w:r>
              <w:t>Payment details are saved.</w:t>
            </w:r>
          </w:p>
          <w:p w14:paraId="468F8052" w14:textId="78ACE9B3" w:rsidR="002C1E1E" w:rsidRDefault="002C1E1E" w:rsidP="002C1E1E">
            <w:pPr>
              <w:pStyle w:val="ListParagraph"/>
              <w:numPr>
                <w:ilvl w:val="0"/>
                <w:numId w:val="13"/>
              </w:numPr>
            </w:pPr>
            <w:r>
              <w:t>Updated balance is calculated.</w:t>
            </w:r>
          </w:p>
          <w:p w14:paraId="23788CFC" w14:textId="15B46A3B" w:rsidR="00ED63B4" w:rsidRDefault="002C1E1E" w:rsidP="002C1E1E">
            <w:pPr>
              <w:pStyle w:val="ListParagraph"/>
              <w:numPr>
                <w:ilvl w:val="0"/>
                <w:numId w:val="13"/>
              </w:numPr>
            </w:pPr>
            <w:r>
              <w:t>Receipt number is generated.</w:t>
            </w:r>
          </w:p>
        </w:tc>
      </w:tr>
      <w:tr w:rsidR="00941055" w14:paraId="3A1998E3" w14:textId="77777777" w:rsidTr="00FA2327">
        <w:tc>
          <w:tcPr>
            <w:tcW w:w="988" w:type="dxa"/>
            <w:shd w:val="clear" w:color="auto" w:fill="DAE9F7" w:themeFill="text2" w:themeFillTint="1A"/>
          </w:tcPr>
          <w:p w14:paraId="4920218B" w14:textId="1F1A5392" w:rsidR="00941055" w:rsidRPr="000C7280" w:rsidRDefault="00941055" w:rsidP="00B10FF7">
            <w:r w:rsidRPr="00941055">
              <w:t xml:space="preserve">Step </w:t>
            </w:r>
            <w:r w:rsidR="006946D8">
              <w:t>7</w:t>
            </w:r>
          </w:p>
        </w:tc>
        <w:tc>
          <w:tcPr>
            <w:tcW w:w="8028" w:type="dxa"/>
            <w:shd w:val="clear" w:color="auto" w:fill="F2F2F2" w:themeFill="background1" w:themeFillShade="F2"/>
          </w:tcPr>
          <w:p w14:paraId="70B3BAFE" w14:textId="52A008D1" w:rsidR="00941055" w:rsidRDefault="00DA1646" w:rsidP="00B10FF7">
            <w:r w:rsidRPr="00DA1646">
              <w:t>The transaction is committed.</w:t>
            </w:r>
          </w:p>
        </w:tc>
      </w:tr>
      <w:tr w:rsidR="00941055" w14:paraId="6A4907EB" w14:textId="77777777" w:rsidTr="00FA2327">
        <w:tc>
          <w:tcPr>
            <w:tcW w:w="988" w:type="dxa"/>
            <w:shd w:val="clear" w:color="auto" w:fill="DAE9F7" w:themeFill="text2" w:themeFillTint="1A"/>
          </w:tcPr>
          <w:p w14:paraId="030B04A0" w14:textId="662DC97C" w:rsidR="00941055" w:rsidRPr="000C7280" w:rsidRDefault="00941055" w:rsidP="00B10FF7">
            <w:r w:rsidRPr="00941055">
              <w:t xml:space="preserve">Step </w:t>
            </w:r>
            <w:r w:rsidR="006946D8">
              <w:t>8</w:t>
            </w:r>
          </w:p>
        </w:tc>
        <w:tc>
          <w:tcPr>
            <w:tcW w:w="8028" w:type="dxa"/>
            <w:shd w:val="clear" w:color="auto" w:fill="F2F2F2" w:themeFill="background1" w:themeFillShade="F2"/>
          </w:tcPr>
          <w:p w14:paraId="58BD1E87" w14:textId="1C35F3EB" w:rsidR="00941055" w:rsidRDefault="00957428" w:rsidP="00B10FF7">
            <w:r w:rsidRPr="00957428">
              <w:t>The receipt is printed.</w:t>
            </w:r>
          </w:p>
        </w:tc>
      </w:tr>
      <w:tr w:rsidR="00941055" w14:paraId="4A3031BB" w14:textId="77777777" w:rsidTr="00FA2327">
        <w:tc>
          <w:tcPr>
            <w:tcW w:w="988" w:type="dxa"/>
            <w:shd w:val="clear" w:color="auto" w:fill="DAE9F7" w:themeFill="text2" w:themeFillTint="1A"/>
          </w:tcPr>
          <w:p w14:paraId="0EC1C247" w14:textId="7F65821A" w:rsidR="00941055" w:rsidRPr="000C7280" w:rsidRDefault="00941055" w:rsidP="00B10FF7">
            <w:r w:rsidRPr="00941055">
              <w:t xml:space="preserve">Step </w:t>
            </w:r>
            <w:r w:rsidR="006946D8">
              <w:t>9</w:t>
            </w:r>
          </w:p>
        </w:tc>
        <w:tc>
          <w:tcPr>
            <w:tcW w:w="8028" w:type="dxa"/>
            <w:shd w:val="clear" w:color="auto" w:fill="F2F2F2" w:themeFill="background1" w:themeFillShade="F2"/>
          </w:tcPr>
          <w:p w14:paraId="3A46D398" w14:textId="3703E107" w:rsidR="00941055" w:rsidRDefault="00FA2327" w:rsidP="00B10FF7">
            <w:r w:rsidRPr="00FA2327">
              <w:t>The updated account balance is displayed.</w:t>
            </w:r>
          </w:p>
        </w:tc>
      </w:tr>
    </w:tbl>
    <w:p w14:paraId="6798AE64" w14:textId="77777777" w:rsidR="00B634E8" w:rsidRDefault="00B634E8" w:rsidP="00B10FF7"/>
    <w:p w14:paraId="50CE0B37" w14:textId="1077BA53" w:rsidR="00FD3D8E" w:rsidRPr="0051588C" w:rsidRDefault="00CE2A07" w:rsidP="00B10FF7">
      <w:pPr>
        <w:rPr>
          <w:b/>
          <w:bCs/>
        </w:rPr>
      </w:pPr>
      <w:r w:rsidRPr="0051588C">
        <w:rPr>
          <w:b/>
          <w:bCs/>
        </w:rPr>
        <w:t>Exception Handling</w:t>
      </w:r>
    </w:p>
    <w:p w14:paraId="4752CD15" w14:textId="70D7BF4A" w:rsidR="00CE2A07" w:rsidRDefault="00CE2A07" w:rsidP="00B10FF7">
      <w:r>
        <w:t>If power fails before transaction</w:t>
      </w:r>
      <w:r w:rsidR="0013480A">
        <w:t>:</w:t>
      </w:r>
    </w:p>
    <w:p w14:paraId="343FB9A1" w14:textId="77777777" w:rsidR="00872418" w:rsidRDefault="00872418" w:rsidP="00872418">
      <w:pPr>
        <w:pStyle w:val="ListParagraph"/>
        <w:numPr>
          <w:ilvl w:val="0"/>
          <w:numId w:val="14"/>
        </w:numPr>
      </w:pPr>
      <w:r>
        <w:t>Laptop shuts down.</w:t>
      </w:r>
    </w:p>
    <w:p w14:paraId="0BC11D20" w14:textId="77777777" w:rsidR="00872418" w:rsidRDefault="00872418" w:rsidP="00872418">
      <w:pPr>
        <w:pStyle w:val="ListParagraph"/>
        <w:numPr>
          <w:ilvl w:val="0"/>
          <w:numId w:val="14"/>
        </w:numPr>
      </w:pPr>
      <w:r>
        <w:t>Recovery mechanism executes upon restart.</w:t>
      </w:r>
    </w:p>
    <w:p w14:paraId="0A86FA9E" w14:textId="77777777" w:rsidR="00872418" w:rsidRDefault="00872418" w:rsidP="00872418">
      <w:pPr>
        <w:pStyle w:val="ListParagraph"/>
        <w:numPr>
          <w:ilvl w:val="0"/>
          <w:numId w:val="14"/>
        </w:numPr>
      </w:pPr>
      <w:r>
        <w:t>Incomplete transaction is rolled back.</w:t>
      </w:r>
    </w:p>
    <w:p w14:paraId="77493665" w14:textId="77777777" w:rsidR="00872418" w:rsidRDefault="00872418" w:rsidP="00872418">
      <w:pPr>
        <w:pStyle w:val="ListParagraph"/>
        <w:numPr>
          <w:ilvl w:val="0"/>
          <w:numId w:val="14"/>
        </w:numPr>
      </w:pPr>
      <w:r>
        <w:t>Payment is not saved.</w:t>
      </w:r>
    </w:p>
    <w:p w14:paraId="4EB8A6F8" w14:textId="77777777" w:rsidR="00872418" w:rsidRDefault="00872418" w:rsidP="00872418">
      <w:pPr>
        <w:pStyle w:val="ListParagraph"/>
        <w:numPr>
          <w:ilvl w:val="0"/>
          <w:numId w:val="14"/>
        </w:numPr>
      </w:pPr>
      <w:r>
        <w:t>Staff member re-enters the transaction.</w:t>
      </w:r>
    </w:p>
    <w:p w14:paraId="68159626" w14:textId="0494A744" w:rsidR="0013480A" w:rsidRDefault="0051588C" w:rsidP="00872418">
      <w:r w:rsidRPr="0051588C">
        <w:lastRenderedPageBreak/>
        <w:t>This protects data integrity and prevents corruption.</w:t>
      </w:r>
    </w:p>
    <w:p w14:paraId="6C04D30F" w14:textId="77777777" w:rsidR="000F6DA7" w:rsidRPr="000F6DA7" w:rsidRDefault="000F6DA7" w:rsidP="000F6DA7">
      <w:pPr>
        <w:rPr>
          <w:b/>
          <w:bCs/>
        </w:rPr>
      </w:pPr>
      <w:r w:rsidRPr="000F6DA7">
        <w:rPr>
          <w:b/>
          <w:bCs/>
        </w:rPr>
        <w:t>Non-Functional Requirement</w:t>
      </w:r>
    </w:p>
    <w:p w14:paraId="010715AE" w14:textId="1021D5CC" w:rsidR="00433FFC" w:rsidRDefault="000F6DA7" w:rsidP="000F6DA7">
      <w:r>
        <w:t>The payment process operates completely offline and does not depend on internet connectivity.</w:t>
      </w:r>
    </w:p>
    <w:p w14:paraId="75779F56" w14:textId="3311C29F" w:rsidR="000F6DA7" w:rsidRPr="005F57AE" w:rsidRDefault="000F6DA7" w:rsidP="000F6DA7">
      <w:pPr>
        <w:rPr>
          <w:b/>
          <w:bCs/>
        </w:rPr>
      </w:pPr>
      <w:r w:rsidRPr="005F57AE">
        <w:rPr>
          <w:b/>
          <w:bCs/>
        </w:rPr>
        <w:t>State Diagram</w:t>
      </w:r>
    </w:p>
    <w:p w14:paraId="58539E87" w14:textId="20E76652" w:rsidR="000F6DA7" w:rsidRDefault="005F57AE" w:rsidP="000F6DA7">
      <w:r w:rsidRPr="005F57AE">
        <w:t xml:space="preserve">The State Diagram models the lifecycle of a </w:t>
      </w:r>
      <w:proofErr w:type="spellStart"/>
      <w:r w:rsidRPr="005F57AE">
        <w:t>StudentAccount</w:t>
      </w:r>
      <w:proofErr w:type="spellEnd"/>
      <w:r w:rsidRPr="005F57AE">
        <w:t>.</w:t>
      </w:r>
      <w:r w:rsidR="0037720F">
        <w:t xml:space="preserve"> Listed below is </w:t>
      </w:r>
      <w:r w:rsidR="0029614E">
        <w:t>state and their function:</w:t>
      </w:r>
    </w:p>
    <w:p w14:paraId="6E6584FE" w14:textId="6244B10B" w:rsidR="00277A19" w:rsidRDefault="00790C0F" w:rsidP="00EB058D">
      <w:pPr>
        <w:pStyle w:val="ListParagraph"/>
        <w:numPr>
          <w:ilvl w:val="0"/>
          <w:numId w:val="15"/>
        </w:numPr>
      </w:pPr>
      <w:r w:rsidRPr="00790C0F">
        <w:t>Outstanding</w:t>
      </w:r>
      <w:r>
        <w:t xml:space="preserve"> </w:t>
      </w:r>
      <w:r w:rsidR="00EB058D">
        <w:t>–</w:t>
      </w:r>
      <w:r>
        <w:t xml:space="preserve"> </w:t>
      </w:r>
      <w:r w:rsidR="00EB058D" w:rsidRPr="00EB058D">
        <w:t>The account contains unpaid fees and still requires payment.</w:t>
      </w:r>
    </w:p>
    <w:p w14:paraId="78C6ED4E" w14:textId="6B9824B2" w:rsidR="00EB058D" w:rsidRDefault="0012211C" w:rsidP="00277A19">
      <w:pPr>
        <w:pStyle w:val="ListParagraph"/>
        <w:numPr>
          <w:ilvl w:val="0"/>
          <w:numId w:val="15"/>
        </w:numPr>
      </w:pPr>
      <w:r w:rsidRPr="0012211C">
        <w:t>In Arrears</w:t>
      </w:r>
      <w:r>
        <w:t xml:space="preserve"> – </w:t>
      </w:r>
      <w:r w:rsidR="005A367D" w:rsidRPr="005A367D">
        <w:t>The payment due date has passed while a balance remains outstanding.</w:t>
      </w:r>
    </w:p>
    <w:p w14:paraId="04F6F8AC" w14:textId="31DB2B70" w:rsidR="005A367D" w:rsidRDefault="002F12B8" w:rsidP="00277A19">
      <w:pPr>
        <w:pStyle w:val="ListParagraph"/>
        <w:numPr>
          <w:ilvl w:val="0"/>
          <w:numId w:val="15"/>
        </w:numPr>
      </w:pPr>
      <w:r w:rsidRPr="002F12B8">
        <w:t>Settled</w:t>
      </w:r>
      <w:r>
        <w:t xml:space="preserve"> – </w:t>
      </w:r>
      <w:r w:rsidR="00A13D31" w:rsidRPr="00A13D31">
        <w:t>The outstanding balance has been fully paid.</w:t>
      </w:r>
    </w:p>
    <w:p w14:paraId="64294530" w14:textId="47ECFBBD" w:rsidR="00A13D31" w:rsidRPr="003D015D" w:rsidRDefault="00A13D31" w:rsidP="00A13D31">
      <w:pPr>
        <w:rPr>
          <w:b/>
          <w:bCs/>
        </w:rPr>
      </w:pPr>
      <w:r w:rsidRPr="003D015D">
        <w:rPr>
          <w:b/>
          <w:bCs/>
        </w:rPr>
        <w:t>State Transitions</w:t>
      </w:r>
    </w:p>
    <w:p w14:paraId="00FA9942" w14:textId="771DC9A0" w:rsidR="00804D21" w:rsidRDefault="008F37C7" w:rsidP="008F37C7">
      <w:pPr>
        <w:pStyle w:val="ListParagraph"/>
        <w:numPr>
          <w:ilvl w:val="0"/>
          <w:numId w:val="16"/>
        </w:numPr>
      </w:pPr>
      <w:r w:rsidRPr="008F37C7">
        <w:t>Outstanding → In Arrears</w:t>
      </w:r>
      <w:r w:rsidR="00D92193">
        <w:tab/>
      </w:r>
    </w:p>
    <w:p w14:paraId="379E4388" w14:textId="77777777" w:rsidR="0063413F" w:rsidRDefault="0063413F" w:rsidP="0063413F">
      <w:pPr>
        <w:pStyle w:val="ListParagraph"/>
        <w:numPr>
          <w:ilvl w:val="1"/>
          <w:numId w:val="16"/>
        </w:numPr>
      </w:pPr>
      <w:r>
        <w:t>Due date passes</w:t>
      </w:r>
    </w:p>
    <w:p w14:paraId="4D9184D5" w14:textId="77777777" w:rsidR="0063413F" w:rsidRDefault="0063413F" w:rsidP="0063413F">
      <w:pPr>
        <w:pStyle w:val="ListParagraph"/>
        <w:numPr>
          <w:ilvl w:val="1"/>
          <w:numId w:val="16"/>
        </w:numPr>
      </w:pPr>
      <w:r>
        <w:t>Outstanding balance remains unpaid</w:t>
      </w:r>
    </w:p>
    <w:p w14:paraId="116F5508" w14:textId="31B6528A" w:rsidR="00D92193" w:rsidRDefault="00D47A1E" w:rsidP="0063413F">
      <w:pPr>
        <w:pStyle w:val="ListParagraph"/>
        <w:numPr>
          <w:ilvl w:val="0"/>
          <w:numId w:val="16"/>
        </w:numPr>
      </w:pPr>
      <w:r w:rsidRPr="00D47A1E">
        <w:t>Outstanding → Settled</w:t>
      </w:r>
    </w:p>
    <w:p w14:paraId="3DEA33DC" w14:textId="7812DFAE" w:rsidR="00D47A1E" w:rsidRDefault="0059398F" w:rsidP="00D47A1E">
      <w:pPr>
        <w:pStyle w:val="ListParagraph"/>
        <w:numPr>
          <w:ilvl w:val="1"/>
          <w:numId w:val="16"/>
        </w:numPr>
      </w:pPr>
      <w:r w:rsidRPr="0059398F">
        <w:t xml:space="preserve">Outstanding → </w:t>
      </w:r>
      <w:proofErr w:type="spellStart"/>
      <w:r w:rsidRPr="0059398F">
        <w:t>SettledIn</w:t>
      </w:r>
      <w:proofErr w:type="spellEnd"/>
      <w:r w:rsidRPr="0059398F">
        <w:t xml:space="preserve"> Arrears → Settled</w:t>
      </w:r>
    </w:p>
    <w:p w14:paraId="1F7F6B05" w14:textId="77777777" w:rsidR="00873520" w:rsidRPr="00873520" w:rsidRDefault="00873520" w:rsidP="00873520">
      <w:pPr>
        <w:pStyle w:val="ListParagraph"/>
        <w:numPr>
          <w:ilvl w:val="1"/>
          <w:numId w:val="16"/>
        </w:numPr>
      </w:pPr>
      <w:r w:rsidRPr="00873520">
        <w:t>Outstanding amount is completely paid</w:t>
      </w:r>
    </w:p>
    <w:p w14:paraId="58057B53" w14:textId="4A480EB8" w:rsidR="0059398F" w:rsidRDefault="0067468F" w:rsidP="00873520">
      <w:pPr>
        <w:pStyle w:val="ListParagraph"/>
        <w:numPr>
          <w:ilvl w:val="0"/>
          <w:numId w:val="16"/>
        </w:numPr>
      </w:pPr>
      <w:r w:rsidRPr="0067468F">
        <w:t>Settled → Outstanding</w:t>
      </w:r>
    </w:p>
    <w:p w14:paraId="3920E23E" w14:textId="77777777" w:rsidR="003D015D" w:rsidRPr="003D015D" w:rsidRDefault="003D015D" w:rsidP="003D015D">
      <w:pPr>
        <w:pStyle w:val="ListParagraph"/>
        <w:numPr>
          <w:ilvl w:val="1"/>
          <w:numId w:val="16"/>
        </w:numPr>
      </w:pPr>
      <w:r w:rsidRPr="003D015D">
        <w:t>New school term fees are charged</w:t>
      </w:r>
    </w:p>
    <w:p w14:paraId="72D3B22B" w14:textId="1A0C9372" w:rsidR="0067468F" w:rsidRPr="00980F76" w:rsidRDefault="00980F76" w:rsidP="003D015D">
      <w:pPr>
        <w:rPr>
          <w:b/>
          <w:bCs/>
        </w:rPr>
      </w:pPr>
      <w:r w:rsidRPr="00980F76">
        <w:rPr>
          <w:b/>
          <w:bCs/>
        </w:rPr>
        <w:t>Validation Rule</w:t>
      </w:r>
    </w:p>
    <w:p w14:paraId="1A7DE5BB" w14:textId="77777777" w:rsidR="00061C4C" w:rsidRDefault="00061C4C" w:rsidP="00061C4C">
      <w:pPr>
        <w:pStyle w:val="ListParagraph"/>
        <w:numPr>
          <w:ilvl w:val="0"/>
          <w:numId w:val="18"/>
        </w:numPr>
      </w:pPr>
      <w:r>
        <w:t>The system rejects any payment exceeding the outstanding balance.</w:t>
      </w:r>
    </w:p>
    <w:p w14:paraId="5D49BC88" w14:textId="6AE2F858" w:rsidR="0029614E" w:rsidRDefault="00061C4C" w:rsidP="00061C4C">
      <w:pPr>
        <w:pStyle w:val="ListParagraph"/>
        <w:numPr>
          <w:ilvl w:val="0"/>
          <w:numId w:val="18"/>
        </w:numPr>
      </w:pPr>
      <w:r>
        <w:t>This enforces Business Rule BR-3 and prevents negative balances.</w:t>
      </w:r>
    </w:p>
    <w:p w14:paraId="598E0DFA" w14:textId="77AFE3DB" w:rsidR="00061C4C" w:rsidRDefault="00061C4C" w:rsidP="00061C4C">
      <w:pPr>
        <w:rPr>
          <w:b/>
          <w:bCs/>
        </w:rPr>
      </w:pPr>
      <w:r w:rsidRPr="00061C4C">
        <w:rPr>
          <w:b/>
          <w:bCs/>
        </w:rPr>
        <w:t>Deployment Diagram</w:t>
      </w:r>
    </w:p>
    <w:p w14:paraId="4A752D77" w14:textId="50FE9003" w:rsidR="003401E9" w:rsidRPr="003401E9" w:rsidRDefault="003401E9" w:rsidP="00061C4C">
      <w:pPr>
        <w:rPr>
          <w:b/>
          <w:bCs/>
          <w:lang w:val="en-PG"/>
        </w:rPr>
      </w:pPr>
      <w:r w:rsidRPr="003401E9">
        <w:rPr>
          <w:b/>
          <w:bCs/>
          <w:lang w:val="en-PG"/>
        </w:rPr>
        <w:drawing>
          <wp:inline distT="0" distB="0" distL="0" distR="0" wp14:anchorId="39610FB5" wp14:editId="685A24C9">
            <wp:extent cx="5731510" cy="1829435"/>
            <wp:effectExtent l="0" t="0" r="2540" b="0"/>
            <wp:docPr id="9188499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829435"/>
                    </a:xfrm>
                    <a:prstGeom prst="rect">
                      <a:avLst/>
                    </a:prstGeom>
                    <a:noFill/>
                    <a:ln>
                      <a:noFill/>
                    </a:ln>
                  </pic:spPr>
                </pic:pic>
              </a:graphicData>
            </a:graphic>
          </wp:inline>
        </w:drawing>
      </w:r>
    </w:p>
    <w:p w14:paraId="0A2AC9BA" w14:textId="1B0AC36B" w:rsidR="005F57AE" w:rsidRDefault="00E120B5" w:rsidP="000F6DA7">
      <w:r w:rsidRPr="00E120B5">
        <w:t>The Deployment Diagram illustrates the physical environment in which the system operates.</w:t>
      </w:r>
      <w:r w:rsidR="00335A30">
        <w:t xml:space="preserve"> Listed below </w:t>
      </w:r>
      <w:r w:rsidR="00F66B6A">
        <w:t>are components and their functions:</w:t>
      </w:r>
    </w:p>
    <w:p w14:paraId="649A1AF5" w14:textId="221EF754" w:rsidR="00F66B6A" w:rsidRDefault="00437F9E" w:rsidP="00F66B6A">
      <w:pPr>
        <w:pStyle w:val="ListParagraph"/>
        <w:numPr>
          <w:ilvl w:val="0"/>
          <w:numId w:val="19"/>
        </w:numPr>
      </w:pPr>
      <w:r>
        <w:lastRenderedPageBreak/>
        <w:t>Office laptop – the main processing device</w:t>
      </w:r>
    </w:p>
    <w:p w14:paraId="4957D498" w14:textId="77777777" w:rsidR="00DE3A23" w:rsidRDefault="00DE3A23" w:rsidP="00DE3A23">
      <w:pPr>
        <w:pStyle w:val="ListParagraph"/>
        <w:numPr>
          <w:ilvl w:val="1"/>
          <w:numId w:val="19"/>
        </w:numPr>
      </w:pPr>
      <w:r>
        <w:t>Fee-Tracking System</w:t>
      </w:r>
    </w:p>
    <w:p w14:paraId="49839493" w14:textId="77777777" w:rsidR="00DE3A23" w:rsidRDefault="00DE3A23" w:rsidP="00DE3A23">
      <w:pPr>
        <w:pStyle w:val="ListParagraph"/>
        <w:numPr>
          <w:ilvl w:val="1"/>
          <w:numId w:val="19"/>
        </w:numPr>
      </w:pPr>
      <w:r>
        <w:t>SQLite Database</w:t>
      </w:r>
    </w:p>
    <w:p w14:paraId="25F15E48" w14:textId="34E6B2C6" w:rsidR="00437F9E" w:rsidRDefault="00DE3A23" w:rsidP="00DE3A23">
      <w:pPr>
        <w:pStyle w:val="ListParagraph"/>
        <w:numPr>
          <w:ilvl w:val="1"/>
          <w:numId w:val="19"/>
        </w:numPr>
      </w:pPr>
      <w:r>
        <w:t>Backup Files</w:t>
      </w:r>
    </w:p>
    <w:p w14:paraId="6FA7841A" w14:textId="395F2DC0" w:rsidR="00DE3A23" w:rsidRDefault="00520E73" w:rsidP="00DE3A23">
      <w:pPr>
        <w:pStyle w:val="ListParagraph"/>
        <w:numPr>
          <w:ilvl w:val="0"/>
          <w:numId w:val="19"/>
        </w:numPr>
      </w:pPr>
      <w:r>
        <w:t>Local SQLite Database</w:t>
      </w:r>
    </w:p>
    <w:p w14:paraId="745DCAB6" w14:textId="77777777" w:rsidR="00940713" w:rsidRDefault="00940713" w:rsidP="00940713">
      <w:pPr>
        <w:pStyle w:val="ListParagraph"/>
        <w:numPr>
          <w:ilvl w:val="1"/>
          <w:numId w:val="19"/>
        </w:numPr>
      </w:pPr>
      <w:r>
        <w:t>Student information</w:t>
      </w:r>
    </w:p>
    <w:p w14:paraId="4D369B22" w14:textId="77777777" w:rsidR="00940713" w:rsidRDefault="00940713" w:rsidP="00940713">
      <w:pPr>
        <w:pStyle w:val="ListParagraph"/>
        <w:numPr>
          <w:ilvl w:val="1"/>
          <w:numId w:val="19"/>
        </w:numPr>
      </w:pPr>
      <w:r>
        <w:t>Student accounts</w:t>
      </w:r>
    </w:p>
    <w:p w14:paraId="42EA3A4C" w14:textId="77777777" w:rsidR="00940713" w:rsidRDefault="00940713" w:rsidP="00940713">
      <w:pPr>
        <w:pStyle w:val="ListParagraph"/>
        <w:numPr>
          <w:ilvl w:val="1"/>
          <w:numId w:val="19"/>
        </w:numPr>
      </w:pPr>
      <w:r>
        <w:t>Payments</w:t>
      </w:r>
    </w:p>
    <w:p w14:paraId="2ECB525F" w14:textId="77777777" w:rsidR="00940713" w:rsidRDefault="00940713" w:rsidP="00940713">
      <w:pPr>
        <w:pStyle w:val="ListParagraph"/>
        <w:numPr>
          <w:ilvl w:val="1"/>
          <w:numId w:val="19"/>
        </w:numPr>
      </w:pPr>
      <w:r>
        <w:t>Receipts</w:t>
      </w:r>
    </w:p>
    <w:p w14:paraId="4923DB68" w14:textId="77777777" w:rsidR="00940713" w:rsidRDefault="00940713" w:rsidP="00940713">
      <w:pPr>
        <w:pStyle w:val="ListParagraph"/>
        <w:numPr>
          <w:ilvl w:val="1"/>
          <w:numId w:val="19"/>
        </w:numPr>
      </w:pPr>
      <w:r>
        <w:t>Reports</w:t>
      </w:r>
    </w:p>
    <w:p w14:paraId="09A46C79" w14:textId="1ACD76EF" w:rsidR="00520E73" w:rsidRDefault="00940713" w:rsidP="00940713">
      <w:pPr>
        <w:pStyle w:val="ListParagraph"/>
        <w:numPr>
          <w:ilvl w:val="0"/>
          <w:numId w:val="19"/>
        </w:numPr>
      </w:pPr>
      <w:r>
        <w:t>Backup Cop</w:t>
      </w:r>
      <w:r w:rsidR="002C6D8D">
        <w:t xml:space="preserve">y </w:t>
      </w:r>
      <w:r w:rsidR="00557397">
        <w:t>–</w:t>
      </w:r>
      <w:r w:rsidR="002C6D8D">
        <w:t xml:space="preserve"> </w:t>
      </w:r>
      <w:r w:rsidR="00557397" w:rsidRPr="00557397">
        <w:t>A backup copy is maintained periodically to protect against data loss and support recovery.</w:t>
      </w:r>
    </w:p>
    <w:p w14:paraId="74F3CA51" w14:textId="07F052BA" w:rsidR="00557397" w:rsidRDefault="00557397" w:rsidP="00940713">
      <w:pPr>
        <w:pStyle w:val="ListParagraph"/>
        <w:numPr>
          <w:ilvl w:val="0"/>
          <w:numId w:val="19"/>
        </w:numPr>
      </w:pPr>
      <w:r>
        <w:t>Office Printer</w:t>
      </w:r>
    </w:p>
    <w:p w14:paraId="3E37CAE1" w14:textId="77777777" w:rsidR="002733A3" w:rsidRDefault="002733A3" w:rsidP="002733A3">
      <w:pPr>
        <w:pStyle w:val="ListParagraph"/>
        <w:numPr>
          <w:ilvl w:val="1"/>
          <w:numId w:val="19"/>
        </w:numPr>
      </w:pPr>
      <w:r>
        <w:t>Payment receipts</w:t>
      </w:r>
    </w:p>
    <w:p w14:paraId="7D6EFA18" w14:textId="77777777" w:rsidR="002733A3" w:rsidRDefault="002733A3" w:rsidP="002733A3">
      <w:pPr>
        <w:pStyle w:val="ListParagraph"/>
        <w:numPr>
          <w:ilvl w:val="1"/>
          <w:numId w:val="19"/>
        </w:numPr>
      </w:pPr>
      <w:r>
        <w:t>Reprinted receipts</w:t>
      </w:r>
    </w:p>
    <w:p w14:paraId="5B0DF5E9" w14:textId="292D67F2" w:rsidR="00B94FC2" w:rsidRDefault="002733A3" w:rsidP="002733A3">
      <w:pPr>
        <w:pStyle w:val="ListParagraph"/>
        <w:numPr>
          <w:ilvl w:val="0"/>
          <w:numId w:val="19"/>
        </w:numPr>
      </w:pPr>
      <w:r>
        <w:t>Connectivity</w:t>
      </w:r>
    </w:p>
    <w:p w14:paraId="1083F9A2" w14:textId="77777777" w:rsidR="00F36697" w:rsidRDefault="00F36697" w:rsidP="00F36697">
      <w:pPr>
        <w:pStyle w:val="ListParagraph"/>
        <w:numPr>
          <w:ilvl w:val="1"/>
          <w:numId w:val="19"/>
        </w:numPr>
      </w:pPr>
      <w:r>
        <w:t>SQLite Database</w:t>
      </w:r>
    </w:p>
    <w:p w14:paraId="320C73AD" w14:textId="77777777" w:rsidR="00F36697" w:rsidRDefault="00F36697" w:rsidP="00F36697">
      <w:pPr>
        <w:pStyle w:val="ListParagraph"/>
        <w:numPr>
          <w:ilvl w:val="1"/>
          <w:numId w:val="19"/>
        </w:numPr>
      </w:pPr>
      <w:r>
        <w:t>Office Printer</w:t>
      </w:r>
    </w:p>
    <w:p w14:paraId="73D02188" w14:textId="7756A434" w:rsidR="002733A3" w:rsidRDefault="002659CA" w:rsidP="00F36697">
      <w:pPr>
        <w:pStyle w:val="ListParagraph"/>
        <w:numPr>
          <w:ilvl w:val="0"/>
          <w:numId w:val="19"/>
        </w:numPr>
      </w:pPr>
      <w:r>
        <w:t>Data Protection</w:t>
      </w:r>
      <w:r w:rsidR="00E15C99">
        <w:t xml:space="preserve"> </w:t>
      </w:r>
      <w:r>
        <w:t>–</w:t>
      </w:r>
      <w:r w:rsidR="00E15C99">
        <w:t xml:space="preserve"> </w:t>
      </w:r>
      <w:r>
        <w:t>backup copies and transaction recovery</w:t>
      </w:r>
    </w:p>
    <w:p w14:paraId="5E4706C8" w14:textId="36A59202" w:rsidR="002659CA" w:rsidRPr="009F561E" w:rsidRDefault="00987D8C" w:rsidP="002659CA">
      <w:pPr>
        <w:rPr>
          <w:b/>
          <w:bCs/>
        </w:rPr>
      </w:pPr>
      <w:r w:rsidRPr="009F561E">
        <w:rPr>
          <w:b/>
          <w:bCs/>
        </w:rPr>
        <w:t>Desi</w:t>
      </w:r>
      <w:r w:rsidR="009F561E" w:rsidRPr="009F561E">
        <w:rPr>
          <w:b/>
          <w:bCs/>
        </w:rPr>
        <w:t>gn Pattern</w:t>
      </w:r>
    </w:p>
    <w:p w14:paraId="76C6EBCA" w14:textId="3F97C14B" w:rsidR="009F561E" w:rsidRDefault="009F561E" w:rsidP="00FD2D1C">
      <w:r w:rsidRPr="00FD2D1C">
        <w:rPr>
          <w:b/>
          <w:bCs/>
        </w:rPr>
        <w:t>Repository</w:t>
      </w:r>
      <w:r w:rsidR="006B6E1B">
        <w:t xml:space="preserve"> - </w:t>
      </w:r>
      <w:r w:rsidR="00FD2D1C">
        <w:t>The Repository Pattern is implemented within the Data Access Layer.</w:t>
      </w:r>
      <w:r w:rsidR="00FD2D1C">
        <w:t xml:space="preserve"> </w:t>
      </w:r>
      <w:r w:rsidR="00FD2D1C">
        <w:t>It acts as an intermediary between application services and the SQLite database.</w:t>
      </w:r>
      <w:r w:rsidR="00FD2D1C">
        <w:t xml:space="preserve"> Below are some of the benefits</w:t>
      </w:r>
    </w:p>
    <w:p w14:paraId="3EFCFCC5" w14:textId="77777777" w:rsidR="00BB1487" w:rsidRDefault="00BB1487" w:rsidP="00BB1487">
      <w:pPr>
        <w:pStyle w:val="ListParagraph"/>
        <w:numPr>
          <w:ilvl w:val="0"/>
          <w:numId w:val="20"/>
        </w:numPr>
      </w:pPr>
      <w:r>
        <w:t>Reduces system complexity</w:t>
      </w:r>
    </w:p>
    <w:p w14:paraId="0A79F9A5" w14:textId="77777777" w:rsidR="00BB1487" w:rsidRDefault="00BB1487" w:rsidP="00BB1487">
      <w:pPr>
        <w:pStyle w:val="ListParagraph"/>
        <w:numPr>
          <w:ilvl w:val="0"/>
          <w:numId w:val="20"/>
        </w:numPr>
      </w:pPr>
      <w:r>
        <w:t>Improves maintainability</w:t>
      </w:r>
    </w:p>
    <w:p w14:paraId="046AEDE3" w14:textId="77777777" w:rsidR="00BB1487" w:rsidRDefault="00BB1487" w:rsidP="00BB1487">
      <w:pPr>
        <w:pStyle w:val="ListParagraph"/>
        <w:numPr>
          <w:ilvl w:val="0"/>
          <w:numId w:val="20"/>
        </w:numPr>
      </w:pPr>
      <w:r>
        <w:t>Simplifies testing</w:t>
      </w:r>
    </w:p>
    <w:p w14:paraId="1534C0C2" w14:textId="77777777" w:rsidR="00BB1487" w:rsidRDefault="00BB1487" w:rsidP="00BB1487">
      <w:pPr>
        <w:pStyle w:val="ListParagraph"/>
        <w:numPr>
          <w:ilvl w:val="0"/>
          <w:numId w:val="20"/>
        </w:numPr>
      </w:pPr>
      <w:r>
        <w:t>Promotes separation of concerns</w:t>
      </w:r>
    </w:p>
    <w:p w14:paraId="23D39B29" w14:textId="77777777" w:rsidR="00BB1487" w:rsidRDefault="00BB1487" w:rsidP="00BB1487">
      <w:pPr>
        <w:pStyle w:val="ListParagraph"/>
        <w:numPr>
          <w:ilvl w:val="0"/>
          <w:numId w:val="20"/>
        </w:numPr>
      </w:pPr>
      <w:r>
        <w:t>Supports future database migration</w:t>
      </w:r>
    </w:p>
    <w:p w14:paraId="7B543361" w14:textId="193A2787" w:rsidR="00FD2D1C" w:rsidRPr="00780ADF" w:rsidRDefault="00CB7941" w:rsidP="00BB1487">
      <w:pPr>
        <w:rPr>
          <w:b/>
          <w:bCs/>
        </w:rPr>
      </w:pPr>
      <w:r w:rsidRPr="00780ADF">
        <w:rPr>
          <w:b/>
          <w:bCs/>
        </w:rPr>
        <w:t>Application</w:t>
      </w:r>
    </w:p>
    <w:p w14:paraId="32151B83" w14:textId="2994E3B2" w:rsidR="00CB7941" w:rsidRDefault="00CB7941" w:rsidP="00BB1487">
      <w:r>
        <w:t xml:space="preserve">The following services </w:t>
      </w:r>
      <w:r w:rsidR="00283584">
        <w:t>access the data through the Re</w:t>
      </w:r>
      <w:r w:rsidR="003B3DAF">
        <w:t>pository Later:</w:t>
      </w:r>
    </w:p>
    <w:p w14:paraId="062DECA7" w14:textId="77777777" w:rsidR="00FD6902" w:rsidRDefault="00FD6902" w:rsidP="00FD6902">
      <w:pPr>
        <w:pStyle w:val="ListParagraph"/>
        <w:numPr>
          <w:ilvl w:val="0"/>
          <w:numId w:val="21"/>
        </w:numPr>
      </w:pPr>
      <w:r>
        <w:t>Student Service</w:t>
      </w:r>
    </w:p>
    <w:p w14:paraId="2ADC795E" w14:textId="77777777" w:rsidR="00FD6902" w:rsidRDefault="00FD6902" w:rsidP="00FD6902">
      <w:pPr>
        <w:pStyle w:val="ListParagraph"/>
        <w:numPr>
          <w:ilvl w:val="0"/>
          <w:numId w:val="21"/>
        </w:numPr>
      </w:pPr>
      <w:r>
        <w:t>Fee Service</w:t>
      </w:r>
    </w:p>
    <w:p w14:paraId="6728D58D" w14:textId="77777777" w:rsidR="00FD6902" w:rsidRDefault="00FD6902" w:rsidP="00FD6902">
      <w:pPr>
        <w:pStyle w:val="ListParagraph"/>
        <w:numPr>
          <w:ilvl w:val="0"/>
          <w:numId w:val="21"/>
        </w:numPr>
      </w:pPr>
      <w:r>
        <w:t>Receipt Service</w:t>
      </w:r>
    </w:p>
    <w:p w14:paraId="24956A3A" w14:textId="77777777" w:rsidR="00FD6902" w:rsidRDefault="00FD6902" w:rsidP="00FD6902">
      <w:pPr>
        <w:pStyle w:val="ListParagraph"/>
        <w:numPr>
          <w:ilvl w:val="0"/>
          <w:numId w:val="21"/>
        </w:numPr>
      </w:pPr>
      <w:r>
        <w:t>Report Service</w:t>
      </w:r>
    </w:p>
    <w:p w14:paraId="1318EB0B" w14:textId="77777777" w:rsidR="00FD6902" w:rsidRDefault="00FD6902" w:rsidP="00FD6902">
      <w:pPr>
        <w:pStyle w:val="ListParagraph"/>
        <w:numPr>
          <w:ilvl w:val="0"/>
          <w:numId w:val="21"/>
        </w:numPr>
      </w:pPr>
      <w:r>
        <w:t>Backup Service</w:t>
      </w:r>
    </w:p>
    <w:p w14:paraId="3DFDD2C6" w14:textId="77777777" w:rsidR="00FD6902" w:rsidRDefault="00FD6902" w:rsidP="00FD6902">
      <w:pPr>
        <w:pStyle w:val="ListParagraph"/>
        <w:numPr>
          <w:ilvl w:val="0"/>
          <w:numId w:val="21"/>
        </w:numPr>
      </w:pPr>
      <w:r>
        <w:t>Authentication Service</w:t>
      </w:r>
    </w:p>
    <w:p w14:paraId="4122BA79" w14:textId="211AA3D5" w:rsidR="003B3DAF" w:rsidRPr="008B6C3F" w:rsidRDefault="00B136DA" w:rsidP="00FD6902">
      <w:pPr>
        <w:rPr>
          <w:b/>
          <w:bCs/>
        </w:rPr>
      </w:pPr>
      <w:r w:rsidRPr="008B6C3F">
        <w:rPr>
          <w:b/>
          <w:bCs/>
        </w:rPr>
        <w:t>Traceability Between Models</w:t>
      </w:r>
    </w:p>
    <w:p w14:paraId="629BBBC0" w14:textId="6064BFC1" w:rsidR="00B136DA" w:rsidRDefault="008B6C3F" w:rsidP="00FD6902">
      <w:r>
        <w:lastRenderedPageBreak/>
        <w:t>Requirement: Record fee payment</w:t>
      </w:r>
    </w:p>
    <w:tbl>
      <w:tblPr>
        <w:tblStyle w:val="TableGrid"/>
        <w:tblW w:w="0" w:type="auto"/>
        <w:tblLook w:val="04A0" w:firstRow="1" w:lastRow="0" w:firstColumn="1" w:lastColumn="0" w:noHBand="0" w:noVBand="1"/>
      </w:tblPr>
      <w:tblGrid>
        <w:gridCol w:w="4508"/>
        <w:gridCol w:w="4508"/>
      </w:tblGrid>
      <w:tr w:rsidR="008B6C3F" w14:paraId="4C269F41" w14:textId="77777777" w:rsidTr="00181A05">
        <w:tc>
          <w:tcPr>
            <w:tcW w:w="4508" w:type="dxa"/>
            <w:shd w:val="clear" w:color="auto" w:fill="DAE9F7" w:themeFill="text2" w:themeFillTint="1A"/>
          </w:tcPr>
          <w:p w14:paraId="0B87D179" w14:textId="30486CA0" w:rsidR="008B6C3F" w:rsidRPr="00A54843" w:rsidRDefault="00C4288B" w:rsidP="00FD6902">
            <w:pPr>
              <w:rPr>
                <w:b/>
                <w:bCs/>
              </w:rPr>
            </w:pPr>
            <w:r w:rsidRPr="00A54843">
              <w:rPr>
                <w:b/>
                <w:bCs/>
              </w:rPr>
              <w:t>Model</w:t>
            </w:r>
          </w:p>
        </w:tc>
        <w:tc>
          <w:tcPr>
            <w:tcW w:w="4508" w:type="dxa"/>
            <w:shd w:val="clear" w:color="auto" w:fill="DAE9F7" w:themeFill="text2" w:themeFillTint="1A"/>
          </w:tcPr>
          <w:p w14:paraId="747BCAF9" w14:textId="2741020E" w:rsidR="008B6C3F" w:rsidRPr="00A54843" w:rsidRDefault="00C4288B" w:rsidP="00FD6902">
            <w:pPr>
              <w:rPr>
                <w:b/>
                <w:bCs/>
              </w:rPr>
            </w:pPr>
            <w:r w:rsidRPr="00A54843">
              <w:rPr>
                <w:b/>
                <w:bCs/>
              </w:rPr>
              <w:t>Representation</w:t>
            </w:r>
          </w:p>
        </w:tc>
      </w:tr>
      <w:tr w:rsidR="008B6C3F" w14:paraId="65989C62" w14:textId="77777777" w:rsidTr="00181A05">
        <w:tc>
          <w:tcPr>
            <w:tcW w:w="4508" w:type="dxa"/>
            <w:shd w:val="clear" w:color="auto" w:fill="F2F2F2" w:themeFill="background1" w:themeFillShade="F2"/>
          </w:tcPr>
          <w:p w14:paraId="00B85091" w14:textId="1A61FE12" w:rsidR="008B6C3F" w:rsidRPr="00A54843" w:rsidRDefault="00B319ED" w:rsidP="00FD6902">
            <w:pPr>
              <w:rPr>
                <w:b/>
                <w:bCs/>
              </w:rPr>
            </w:pPr>
            <w:r w:rsidRPr="00A54843">
              <w:rPr>
                <w:b/>
                <w:bCs/>
              </w:rPr>
              <w:t>Use Case Diagram</w:t>
            </w:r>
          </w:p>
        </w:tc>
        <w:tc>
          <w:tcPr>
            <w:tcW w:w="4508" w:type="dxa"/>
            <w:shd w:val="clear" w:color="auto" w:fill="F2F2F2" w:themeFill="background1" w:themeFillShade="F2"/>
          </w:tcPr>
          <w:p w14:paraId="39F776E2" w14:textId="54E4AEE3" w:rsidR="008B6C3F" w:rsidRDefault="00421F07" w:rsidP="00FD6902">
            <w:r w:rsidRPr="00421F07">
              <w:t>Record Fee Payment</w:t>
            </w:r>
          </w:p>
        </w:tc>
      </w:tr>
      <w:tr w:rsidR="008B6C3F" w14:paraId="6CA7AC04" w14:textId="77777777" w:rsidTr="00181A05">
        <w:tc>
          <w:tcPr>
            <w:tcW w:w="4508" w:type="dxa"/>
            <w:shd w:val="clear" w:color="auto" w:fill="F2F2F2" w:themeFill="background1" w:themeFillShade="F2"/>
          </w:tcPr>
          <w:p w14:paraId="2AB45091" w14:textId="0FE0EDFF" w:rsidR="008B6C3F" w:rsidRPr="00A54843" w:rsidRDefault="00B319ED" w:rsidP="00FD6902">
            <w:pPr>
              <w:rPr>
                <w:b/>
                <w:bCs/>
              </w:rPr>
            </w:pPr>
            <w:r w:rsidRPr="00A54843">
              <w:rPr>
                <w:b/>
                <w:bCs/>
              </w:rPr>
              <w:t>Activity Diagram</w:t>
            </w:r>
          </w:p>
        </w:tc>
        <w:tc>
          <w:tcPr>
            <w:tcW w:w="4508" w:type="dxa"/>
            <w:shd w:val="clear" w:color="auto" w:fill="F2F2F2" w:themeFill="background1" w:themeFillShade="F2"/>
          </w:tcPr>
          <w:p w14:paraId="628392E8" w14:textId="3AA8279F" w:rsidR="008B6C3F" w:rsidRDefault="00181A05" w:rsidP="00FD6902">
            <w:r w:rsidRPr="00181A05">
              <w:t>Payment Workflow</w:t>
            </w:r>
          </w:p>
        </w:tc>
      </w:tr>
      <w:tr w:rsidR="008B6C3F" w14:paraId="21DEC691" w14:textId="77777777" w:rsidTr="00181A05">
        <w:tc>
          <w:tcPr>
            <w:tcW w:w="4508" w:type="dxa"/>
            <w:shd w:val="clear" w:color="auto" w:fill="F2F2F2" w:themeFill="background1" w:themeFillShade="F2"/>
          </w:tcPr>
          <w:p w14:paraId="777EF835" w14:textId="15BDB2CC" w:rsidR="008B6C3F" w:rsidRPr="00A54843" w:rsidRDefault="00B319ED" w:rsidP="00FD6902">
            <w:pPr>
              <w:rPr>
                <w:b/>
                <w:bCs/>
              </w:rPr>
            </w:pPr>
            <w:r w:rsidRPr="00A54843">
              <w:rPr>
                <w:b/>
                <w:bCs/>
              </w:rPr>
              <w:t>Class Diagram</w:t>
            </w:r>
          </w:p>
        </w:tc>
        <w:tc>
          <w:tcPr>
            <w:tcW w:w="4508" w:type="dxa"/>
            <w:shd w:val="clear" w:color="auto" w:fill="F2F2F2" w:themeFill="background1" w:themeFillShade="F2"/>
          </w:tcPr>
          <w:p w14:paraId="5D04F2AD" w14:textId="00F3CCE3" w:rsidR="008B6C3F" w:rsidRDefault="003F7052" w:rsidP="00FD6902">
            <w:r w:rsidRPr="003F7052">
              <w:t xml:space="preserve">Payment, </w:t>
            </w:r>
            <w:proofErr w:type="spellStart"/>
            <w:r w:rsidRPr="003F7052">
              <w:t>StudentAccount</w:t>
            </w:r>
            <w:proofErr w:type="spellEnd"/>
            <w:r w:rsidRPr="003F7052">
              <w:t>, Receipt</w:t>
            </w:r>
          </w:p>
        </w:tc>
      </w:tr>
      <w:tr w:rsidR="008B6C3F" w14:paraId="1DABAA53" w14:textId="77777777" w:rsidTr="00181A05">
        <w:tc>
          <w:tcPr>
            <w:tcW w:w="4508" w:type="dxa"/>
            <w:shd w:val="clear" w:color="auto" w:fill="F2F2F2" w:themeFill="background1" w:themeFillShade="F2"/>
          </w:tcPr>
          <w:p w14:paraId="7A747BD8" w14:textId="79F09EC2" w:rsidR="008B6C3F" w:rsidRPr="00A54843" w:rsidRDefault="00B319ED" w:rsidP="00FD6902">
            <w:pPr>
              <w:rPr>
                <w:b/>
                <w:bCs/>
              </w:rPr>
            </w:pPr>
            <w:r w:rsidRPr="00A54843">
              <w:rPr>
                <w:b/>
                <w:bCs/>
              </w:rPr>
              <w:t>State Diagram</w:t>
            </w:r>
          </w:p>
        </w:tc>
        <w:tc>
          <w:tcPr>
            <w:tcW w:w="4508" w:type="dxa"/>
            <w:shd w:val="clear" w:color="auto" w:fill="F2F2F2" w:themeFill="background1" w:themeFillShade="F2"/>
          </w:tcPr>
          <w:p w14:paraId="61BFFF22" w14:textId="356535E4" w:rsidR="008B6C3F" w:rsidRDefault="00B678F7" w:rsidP="00FD6902">
            <w:r w:rsidRPr="00B678F7">
              <w:t>Outstanding, In Arrears, Settled</w:t>
            </w:r>
          </w:p>
        </w:tc>
      </w:tr>
      <w:tr w:rsidR="008B6C3F" w14:paraId="5C88C6BC" w14:textId="77777777" w:rsidTr="00181A05">
        <w:tc>
          <w:tcPr>
            <w:tcW w:w="4508" w:type="dxa"/>
            <w:shd w:val="clear" w:color="auto" w:fill="F2F2F2" w:themeFill="background1" w:themeFillShade="F2"/>
          </w:tcPr>
          <w:p w14:paraId="5DB1E600" w14:textId="626A2D04" w:rsidR="008B6C3F" w:rsidRPr="00A54843" w:rsidRDefault="00B319ED" w:rsidP="00FD6902">
            <w:pPr>
              <w:rPr>
                <w:b/>
                <w:bCs/>
              </w:rPr>
            </w:pPr>
            <w:r w:rsidRPr="00A54843">
              <w:rPr>
                <w:b/>
                <w:bCs/>
              </w:rPr>
              <w:t>Package Diagram</w:t>
            </w:r>
          </w:p>
        </w:tc>
        <w:tc>
          <w:tcPr>
            <w:tcW w:w="4508" w:type="dxa"/>
            <w:shd w:val="clear" w:color="auto" w:fill="F2F2F2" w:themeFill="background1" w:themeFillShade="F2"/>
          </w:tcPr>
          <w:p w14:paraId="0CD18284" w14:textId="0632536F" w:rsidR="008B6C3F" w:rsidRDefault="0014404A" w:rsidP="00FD6902">
            <w:r w:rsidRPr="0014404A">
              <w:t>Fee Service, Receipt Service</w:t>
            </w:r>
          </w:p>
        </w:tc>
      </w:tr>
      <w:tr w:rsidR="00B319ED" w14:paraId="696CB319" w14:textId="77777777" w:rsidTr="00181A05">
        <w:tc>
          <w:tcPr>
            <w:tcW w:w="4508" w:type="dxa"/>
            <w:shd w:val="clear" w:color="auto" w:fill="F2F2F2" w:themeFill="background1" w:themeFillShade="F2"/>
          </w:tcPr>
          <w:p w14:paraId="59E0B7F8" w14:textId="4240680D" w:rsidR="00B319ED" w:rsidRPr="00A54843" w:rsidRDefault="00EE18E1" w:rsidP="00FD6902">
            <w:pPr>
              <w:rPr>
                <w:b/>
                <w:bCs/>
              </w:rPr>
            </w:pPr>
            <w:r w:rsidRPr="00A54843">
              <w:rPr>
                <w:b/>
                <w:bCs/>
              </w:rPr>
              <w:t>Deployment Diagram</w:t>
            </w:r>
          </w:p>
        </w:tc>
        <w:tc>
          <w:tcPr>
            <w:tcW w:w="4508" w:type="dxa"/>
            <w:shd w:val="clear" w:color="auto" w:fill="F2F2F2" w:themeFill="background1" w:themeFillShade="F2"/>
          </w:tcPr>
          <w:p w14:paraId="1CFE78CB" w14:textId="33CCDEBB" w:rsidR="00B319ED" w:rsidRDefault="00555CD1" w:rsidP="00FD6902">
            <w:r w:rsidRPr="00555CD1">
              <w:t>Office Laptop and Printer</w:t>
            </w:r>
          </w:p>
        </w:tc>
      </w:tr>
    </w:tbl>
    <w:p w14:paraId="515374CF" w14:textId="77777777" w:rsidR="00616B04" w:rsidRDefault="00616B04" w:rsidP="005237AA"/>
    <w:p w14:paraId="61601423" w14:textId="0F6329BD" w:rsidR="005237AA" w:rsidRPr="006426F0" w:rsidRDefault="00A54843" w:rsidP="005237AA">
      <w:pPr>
        <w:rPr>
          <w:b/>
          <w:bCs/>
        </w:rPr>
      </w:pPr>
      <w:r w:rsidRPr="006426F0">
        <w:rPr>
          <w:b/>
          <w:bCs/>
        </w:rPr>
        <w:t>Conclusion</w:t>
      </w:r>
    </w:p>
    <w:p w14:paraId="735ED3F7" w14:textId="1DDD6BE2" w:rsidR="00A54843" w:rsidRDefault="00A54843" w:rsidP="005237AA">
      <w:r>
        <w:t>The design of the Kina Rid</w:t>
      </w:r>
      <w:r w:rsidR="00B333AE">
        <w:t xml:space="preserve">ge Fee-Tracking System provides a practical and reliable solutions for managing </w:t>
      </w:r>
      <w:r w:rsidR="00DC01B1">
        <w:t xml:space="preserve">school fee payments. The </w:t>
      </w:r>
      <w:r w:rsidR="00DC01B1" w:rsidRPr="00DC01B1">
        <w:rPr>
          <w:b/>
          <w:bCs/>
        </w:rPr>
        <w:t>layered architecture</w:t>
      </w:r>
      <w:r w:rsidR="00DC01B1">
        <w:t xml:space="preserve"> </w:t>
      </w:r>
      <w:r w:rsidR="006426F0" w:rsidRPr="006426F0">
        <w:t>promotes maintainability, the use case model captures user interactions, the class model defines data structures, the activity and state diagrams model system behaviour, and the deployment model demonstrates a cost-effective offline implementation. Collectively, these design models ensure that the system satisfies both the functional and non-functional requirements identified during requirements analysis.</w:t>
      </w:r>
    </w:p>
    <w:sectPr w:rsidR="00A548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24D27"/>
    <w:multiLevelType w:val="hybridMultilevel"/>
    <w:tmpl w:val="2002301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53841BD"/>
    <w:multiLevelType w:val="hybridMultilevel"/>
    <w:tmpl w:val="5A4689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88C5937"/>
    <w:multiLevelType w:val="hybridMultilevel"/>
    <w:tmpl w:val="945C154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2FB2C27"/>
    <w:multiLevelType w:val="hybridMultilevel"/>
    <w:tmpl w:val="040EFF9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33F5737"/>
    <w:multiLevelType w:val="hybridMultilevel"/>
    <w:tmpl w:val="5B10F85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35070F4"/>
    <w:multiLevelType w:val="hybridMultilevel"/>
    <w:tmpl w:val="3E62BA9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3AE5346F"/>
    <w:multiLevelType w:val="hybridMultilevel"/>
    <w:tmpl w:val="A0BA7A0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3EAF08AB"/>
    <w:multiLevelType w:val="hybridMultilevel"/>
    <w:tmpl w:val="6464DD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42B300E9"/>
    <w:multiLevelType w:val="hybridMultilevel"/>
    <w:tmpl w:val="1CD8CF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43AF4939"/>
    <w:multiLevelType w:val="hybridMultilevel"/>
    <w:tmpl w:val="8EA84C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50E23216"/>
    <w:multiLevelType w:val="hybridMultilevel"/>
    <w:tmpl w:val="767623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594A47FB"/>
    <w:multiLevelType w:val="hybridMultilevel"/>
    <w:tmpl w:val="E88825D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5C916203"/>
    <w:multiLevelType w:val="hybridMultilevel"/>
    <w:tmpl w:val="D55845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66C27561"/>
    <w:multiLevelType w:val="hybridMultilevel"/>
    <w:tmpl w:val="1B0AC44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675024CA"/>
    <w:multiLevelType w:val="hybridMultilevel"/>
    <w:tmpl w:val="15420C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6FB26213"/>
    <w:multiLevelType w:val="hybridMultilevel"/>
    <w:tmpl w:val="8EC212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6FC81ADF"/>
    <w:multiLevelType w:val="hybridMultilevel"/>
    <w:tmpl w:val="02EED3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72655117"/>
    <w:multiLevelType w:val="hybridMultilevel"/>
    <w:tmpl w:val="3224D4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763F337A"/>
    <w:multiLevelType w:val="hybridMultilevel"/>
    <w:tmpl w:val="7F7E94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78AC202D"/>
    <w:multiLevelType w:val="hybridMultilevel"/>
    <w:tmpl w:val="3566FEF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7EBC3C3F"/>
    <w:multiLevelType w:val="hybridMultilevel"/>
    <w:tmpl w:val="11321A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999503821">
    <w:abstractNumId w:val="20"/>
  </w:num>
  <w:num w:numId="2" w16cid:durableId="1674260264">
    <w:abstractNumId w:val="9"/>
  </w:num>
  <w:num w:numId="3" w16cid:durableId="1623923635">
    <w:abstractNumId w:val="10"/>
  </w:num>
  <w:num w:numId="4" w16cid:durableId="520436275">
    <w:abstractNumId w:val="16"/>
  </w:num>
  <w:num w:numId="5" w16cid:durableId="745952454">
    <w:abstractNumId w:val="14"/>
  </w:num>
  <w:num w:numId="6" w16cid:durableId="1348216174">
    <w:abstractNumId w:val="1"/>
  </w:num>
  <w:num w:numId="7" w16cid:durableId="727194225">
    <w:abstractNumId w:val="3"/>
  </w:num>
  <w:num w:numId="8" w16cid:durableId="1210190190">
    <w:abstractNumId w:val="17"/>
  </w:num>
  <w:num w:numId="9" w16cid:durableId="1421414885">
    <w:abstractNumId w:val="6"/>
  </w:num>
  <w:num w:numId="10" w16cid:durableId="1569075909">
    <w:abstractNumId w:val="13"/>
  </w:num>
  <w:num w:numId="11" w16cid:durableId="298845479">
    <w:abstractNumId w:val="11"/>
  </w:num>
  <w:num w:numId="12" w16cid:durableId="242182834">
    <w:abstractNumId w:val="18"/>
  </w:num>
  <w:num w:numId="13" w16cid:durableId="1950817010">
    <w:abstractNumId w:val="15"/>
  </w:num>
  <w:num w:numId="14" w16cid:durableId="635069774">
    <w:abstractNumId w:val="4"/>
  </w:num>
  <w:num w:numId="15" w16cid:durableId="1117721792">
    <w:abstractNumId w:val="8"/>
  </w:num>
  <w:num w:numId="16" w16cid:durableId="1136527637">
    <w:abstractNumId w:val="0"/>
  </w:num>
  <w:num w:numId="17" w16cid:durableId="751194820">
    <w:abstractNumId w:val="19"/>
  </w:num>
  <w:num w:numId="18" w16cid:durableId="1757483323">
    <w:abstractNumId w:val="7"/>
  </w:num>
  <w:num w:numId="19" w16cid:durableId="412896965">
    <w:abstractNumId w:val="2"/>
  </w:num>
  <w:num w:numId="20" w16cid:durableId="143084984">
    <w:abstractNumId w:val="12"/>
  </w:num>
  <w:num w:numId="21" w16cid:durableId="7367834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059"/>
    <w:rsid w:val="0002754A"/>
    <w:rsid w:val="000332F0"/>
    <w:rsid w:val="00061C4C"/>
    <w:rsid w:val="00082B2C"/>
    <w:rsid w:val="000C7280"/>
    <w:rsid w:val="000F2194"/>
    <w:rsid w:val="000F6DA7"/>
    <w:rsid w:val="00100CA2"/>
    <w:rsid w:val="00111D49"/>
    <w:rsid w:val="00120612"/>
    <w:rsid w:val="0012211C"/>
    <w:rsid w:val="001328C6"/>
    <w:rsid w:val="0013480A"/>
    <w:rsid w:val="0014404A"/>
    <w:rsid w:val="00156A68"/>
    <w:rsid w:val="001657B3"/>
    <w:rsid w:val="001778E0"/>
    <w:rsid w:val="00181A05"/>
    <w:rsid w:val="001B2076"/>
    <w:rsid w:val="001D18A7"/>
    <w:rsid w:val="001E1C74"/>
    <w:rsid w:val="001F2579"/>
    <w:rsid w:val="002659CA"/>
    <w:rsid w:val="00267C73"/>
    <w:rsid w:val="002733A3"/>
    <w:rsid w:val="00277A19"/>
    <w:rsid w:val="00283584"/>
    <w:rsid w:val="002915FF"/>
    <w:rsid w:val="0029614E"/>
    <w:rsid w:val="002C1E1E"/>
    <w:rsid w:val="002C6D8D"/>
    <w:rsid w:val="002D6059"/>
    <w:rsid w:val="002E44D6"/>
    <w:rsid w:val="002F12B8"/>
    <w:rsid w:val="003122DC"/>
    <w:rsid w:val="00323778"/>
    <w:rsid w:val="00335A30"/>
    <w:rsid w:val="003401E9"/>
    <w:rsid w:val="00343E02"/>
    <w:rsid w:val="003730C3"/>
    <w:rsid w:val="0037720F"/>
    <w:rsid w:val="00390FCB"/>
    <w:rsid w:val="003A7DC9"/>
    <w:rsid w:val="003B3DAF"/>
    <w:rsid w:val="003D015D"/>
    <w:rsid w:val="003F5473"/>
    <w:rsid w:val="003F7052"/>
    <w:rsid w:val="00421F07"/>
    <w:rsid w:val="00433FFC"/>
    <w:rsid w:val="00435128"/>
    <w:rsid w:val="00437F9E"/>
    <w:rsid w:val="00441D05"/>
    <w:rsid w:val="0046174C"/>
    <w:rsid w:val="0048124E"/>
    <w:rsid w:val="00495F39"/>
    <w:rsid w:val="004A3A6A"/>
    <w:rsid w:val="004A5337"/>
    <w:rsid w:val="004D673C"/>
    <w:rsid w:val="0051588C"/>
    <w:rsid w:val="00520E73"/>
    <w:rsid w:val="00521B14"/>
    <w:rsid w:val="005237AA"/>
    <w:rsid w:val="00555CD1"/>
    <w:rsid w:val="00557397"/>
    <w:rsid w:val="0059398F"/>
    <w:rsid w:val="00593A64"/>
    <w:rsid w:val="005A367D"/>
    <w:rsid w:val="005B353F"/>
    <w:rsid w:val="005D106C"/>
    <w:rsid w:val="005D16CC"/>
    <w:rsid w:val="005E5FDE"/>
    <w:rsid w:val="005F57AE"/>
    <w:rsid w:val="0060320C"/>
    <w:rsid w:val="00616B04"/>
    <w:rsid w:val="0063413F"/>
    <w:rsid w:val="00642549"/>
    <w:rsid w:val="006426F0"/>
    <w:rsid w:val="0067468F"/>
    <w:rsid w:val="006946D8"/>
    <w:rsid w:val="006A4141"/>
    <w:rsid w:val="006B6E1B"/>
    <w:rsid w:val="006D556D"/>
    <w:rsid w:val="006D6A3D"/>
    <w:rsid w:val="006F414A"/>
    <w:rsid w:val="00774CA8"/>
    <w:rsid w:val="00780ADF"/>
    <w:rsid w:val="00790C0F"/>
    <w:rsid w:val="00791C2A"/>
    <w:rsid w:val="00794242"/>
    <w:rsid w:val="007A49F1"/>
    <w:rsid w:val="007B47A9"/>
    <w:rsid w:val="007B591D"/>
    <w:rsid w:val="007C2D5B"/>
    <w:rsid w:val="007C5FAC"/>
    <w:rsid w:val="007F1FA7"/>
    <w:rsid w:val="00804D21"/>
    <w:rsid w:val="00806227"/>
    <w:rsid w:val="00807C50"/>
    <w:rsid w:val="008327C1"/>
    <w:rsid w:val="00840E35"/>
    <w:rsid w:val="00872418"/>
    <w:rsid w:val="00873520"/>
    <w:rsid w:val="00880FB5"/>
    <w:rsid w:val="008B6C3F"/>
    <w:rsid w:val="008F37C7"/>
    <w:rsid w:val="00902657"/>
    <w:rsid w:val="00915B7A"/>
    <w:rsid w:val="00940713"/>
    <w:rsid w:val="00941055"/>
    <w:rsid w:val="00957035"/>
    <w:rsid w:val="00957428"/>
    <w:rsid w:val="00980F76"/>
    <w:rsid w:val="00987D8C"/>
    <w:rsid w:val="00997068"/>
    <w:rsid w:val="009A06A6"/>
    <w:rsid w:val="009A1261"/>
    <w:rsid w:val="009A2651"/>
    <w:rsid w:val="009F561E"/>
    <w:rsid w:val="00A13D31"/>
    <w:rsid w:val="00A15574"/>
    <w:rsid w:val="00A23B2C"/>
    <w:rsid w:val="00A24648"/>
    <w:rsid w:val="00A246F7"/>
    <w:rsid w:val="00A373FD"/>
    <w:rsid w:val="00A54843"/>
    <w:rsid w:val="00A60F08"/>
    <w:rsid w:val="00A704AC"/>
    <w:rsid w:val="00A845C9"/>
    <w:rsid w:val="00A86F69"/>
    <w:rsid w:val="00AA3EDD"/>
    <w:rsid w:val="00AC1ECD"/>
    <w:rsid w:val="00AC201A"/>
    <w:rsid w:val="00AE503E"/>
    <w:rsid w:val="00B10FF7"/>
    <w:rsid w:val="00B130BF"/>
    <w:rsid w:val="00B136DA"/>
    <w:rsid w:val="00B319ED"/>
    <w:rsid w:val="00B333AE"/>
    <w:rsid w:val="00B634E8"/>
    <w:rsid w:val="00B678F7"/>
    <w:rsid w:val="00B94FC2"/>
    <w:rsid w:val="00BA7C09"/>
    <w:rsid w:val="00BB1487"/>
    <w:rsid w:val="00C4288B"/>
    <w:rsid w:val="00C77D8A"/>
    <w:rsid w:val="00CB32E3"/>
    <w:rsid w:val="00CB7941"/>
    <w:rsid w:val="00CD0700"/>
    <w:rsid w:val="00CE2A07"/>
    <w:rsid w:val="00D05B10"/>
    <w:rsid w:val="00D11291"/>
    <w:rsid w:val="00D16336"/>
    <w:rsid w:val="00D47A1E"/>
    <w:rsid w:val="00D47AD6"/>
    <w:rsid w:val="00D62E2F"/>
    <w:rsid w:val="00D65B8E"/>
    <w:rsid w:val="00D92193"/>
    <w:rsid w:val="00D92B4A"/>
    <w:rsid w:val="00D93C4E"/>
    <w:rsid w:val="00D94087"/>
    <w:rsid w:val="00DA1646"/>
    <w:rsid w:val="00DC01B1"/>
    <w:rsid w:val="00DE3A23"/>
    <w:rsid w:val="00E0217F"/>
    <w:rsid w:val="00E02F26"/>
    <w:rsid w:val="00E120B5"/>
    <w:rsid w:val="00E15C99"/>
    <w:rsid w:val="00E21E79"/>
    <w:rsid w:val="00E23FAA"/>
    <w:rsid w:val="00E3748C"/>
    <w:rsid w:val="00E633EF"/>
    <w:rsid w:val="00E6426A"/>
    <w:rsid w:val="00E76985"/>
    <w:rsid w:val="00E94C07"/>
    <w:rsid w:val="00EB058D"/>
    <w:rsid w:val="00EB1BA8"/>
    <w:rsid w:val="00EC201A"/>
    <w:rsid w:val="00ED63B4"/>
    <w:rsid w:val="00EE18E1"/>
    <w:rsid w:val="00EE3274"/>
    <w:rsid w:val="00EF675A"/>
    <w:rsid w:val="00F36697"/>
    <w:rsid w:val="00F66B6A"/>
    <w:rsid w:val="00F732C6"/>
    <w:rsid w:val="00F75FF5"/>
    <w:rsid w:val="00F85504"/>
    <w:rsid w:val="00FA2327"/>
    <w:rsid w:val="00FB02B2"/>
    <w:rsid w:val="00FC1531"/>
    <w:rsid w:val="00FD2D1C"/>
    <w:rsid w:val="00FD3D8E"/>
    <w:rsid w:val="00FD6902"/>
  </w:rsids>
  <m:mathPr>
    <m:mathFont m:val="Cambria Math"/>
    <m:brkBin m:val="before"/>
    <m:brkBinSub m:val="--"/>
    <m:smallFrac m:val="0"/>
    <m:dispDef/>
    <m:lMargin m:val="0"/>
    <m:rMargin m:val="0"/>
    <m:defJc m:val="centerGroup"/>
    <m:wrapIndent m:val="1440"/>
    <m:intLim m:val="subSup"/>
    <m:naryLim m:val="undOvr"/>
  </m:mathPr>
  <w:themeFontLang w:val="en-P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EA6FF"/>
  <w15:chartTrackingRefBased/>
  <w15:docId w15:val="{C6434ECD-FE4C-4CE7-93A4-5BE81D10C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0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60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60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60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60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6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0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0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0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60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60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60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60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60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0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0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059"/>
    <w:rPr>
      <w:rFonts w:eastAsiaTheme="majorEastAsia" w:cstheme="majorBidi"/>
      <w:color w:val="272727" w:themeColor="text1" w:themeTint="D8"/>
    </w:rPr>
  </w:style>
  <w:style w:type="paragraph" w:styleId="Title">
    <w:name w:val="Title"/>
    <w:basedOn w:val="Normal"/>
    <w:next w:val="Normal"/>
    <w:link w:val="TitleChar"/>
    <w:uiPriority w:val="10"/>
    <w:qFormat/>
    <w:rsid w:val="002D60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0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0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0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059"/>
    <w:pPr>
      <w:spacing w:before="160"/>
      <w:jc w:val="center"/>
    </w:pPr>
    <w:rPr>
      <w:i/>
      <w:iCs/>
      <w:color w:val="404040" w:themeColor="text1" w:themeTint="BF"/>
    </w:rPr>
  </w:style>
  <w:style w:type="character" w:customStyle="1" w:styleId="QuoteChar">
    <w:name w:val="Quote Char"/>
    <w:basedOn w:val="DefaultParagraphFont"/>
    <w:link w:val="Quote"/>
    <w:uiPriority w:val="29"/>
    <w:rsid w:val="002D6059"/>
    <w:rPr>
      <w:i/>
      <w:iCs/>
      <w:color w:val="404040" w:themeColor="text1" w:themeTint="BF"/>
    </w:rPr>
  </w:style>
  <w:style w:type="paragraph" w:styleId="ListParagraph">
    <w:name w:val="List Paragraph"/>
    <w:basedOn w:val="Normal"/>
    <w:uiPriority w:val="34"/>
    <w:qFormat/>
    <w:rsid w:val="002D6059"/>
    <w:pPr>
      <w:ind w:left="720"/>
      <w:contextualSpacing/>
    </w:pPr>
  </w:style>
  <w:style w:type="character" w:styleId="IntenseEmphasis">
    <w:name w:val="Intense Emphasis"/>
    <w:basedOn w:val="DefaultParagraphFont"/>
    <w:uiPriority w:val="21"/>
    <w:qFormat/>
    <w:rsid w:val="002D6059"/>
    <w:rPr>
      <w:i/>
      <w:iCs/>
      <w:color w:val="0F4761" w:themeColor="accent1" w:themeShade="BF"/>
    </w:rPr>
  </w:style>
  <w:style w:type="paragraph" w:styleId="IntenseQuote">
    <w:name w:val="Intense Quote"/>
    <w:basedOn w:val="Normal"/>
    <w:next w:val="Normal"/>
    <w:link w:val="IntenseQuoteChar"/>
    <w:uiPriority w:val="30"/>
    <w:qFormat/>
    <w:rsid w:val="002D60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6059"/>
    <w:rPr>
      <w:i/>
      <w:iCs/>
      <w:color w:val="0F4761" w:themeColor="accent1" w:themeShade="BF"/>
    </w:rPr>
  </w:style>
  <w:style w:type="character" w:styleId="IntenseReference">
    <w:name w:val="Intense Reference"/>
    <w:basedOn w:val="DefaultParagraphFont"/>
    <w:uiPriority w:val="32"/>
    <w:qFormat/>
    <w:rsid w:val="002D6059"/>
    <w:rPr>
      <w:b/>
      <w:bCs/>
      <w:smallCaps/>
      <w:color w:val="0F4761" w:themeColor="accent1" w:themeShade="BF"/>
      <w:spacing w:val="5"/>
    </w:rPr>
  </w:style>
  <w:style w:type="table" w:styleId="TableGrid">
    <w:name w:val="Table Grid"/>
    <w:basedOn w:val="TableNormal"/>
    <w:uiPriority w:val="39"/>
    <w:rsid w:val="00791C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eru.org/oeru-partners/western-pacific-university/" TargetMode="External"/><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TotalTime>
  <Pages>10</Pages>
  <Words>1210</Words>
  <Characters>6897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Nicky Saroa</dc:creator>
  <cp:keywords/>
  <dc:description/>
  <cp:lastModifiedBy>Nicky Saroa</cp:lastModifiedBy>
  <cp:revision>191</cp:revision>
  <dcterms:created xsi:type="dcterms:W3CDTF">2026-10-09T12:00:00Z</dcterms:created>
  <dcterms:modified xsi:type="dcterms:W3CDTF">2026-10-09T14:20:00Z</dcterms:modified>
</cp:coreProperties>
</file>